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787BC" w14:textId="787C4AFB" w:rsidR="00002A29" w:rsidRPr="00D66679" w:rsidRDefault="00920F92" w:rsidP="006A5F30">
      <w:pPr>
        <w:pStyle w:val="Heading1"/>
        <w:numPr>
          <w:ilvl w:val="0"/>
          <w:numId w:val="0"/>
        </w:numPr>
        <w:ind w:left="432" w:hanging="432"/>
        <w:jc w:val="both"/>
        <w:rPr>
          <w:color w:val="000000" w:themeColor="text1"/>
          <w:sz w:val="32"/>
        </w:rPr>
      </w:pPr>
      <w:r w:rsidRPr="00D66679">
        <w:rPr>
          <w:color w:val="000000" w:themeColor="text1"/>
          <w:sz w:val="32"/>
        </w:rPr>
        <w:t>ALLEKIRJOITUS.FI S</w:t>
      </w:r>
      <w:r w:rsidR="00D66679">
        <w:rPr>
          <w:color w:val="000000" w:themeColor="text1"/>
          <w:sz w:val="32"/>
        </w:rPr>
        <w:t>ervice Terms</w:t>
      </w:r>
      <w:r w:rsidR="008F4B20">
        <w:rPr>
          <w:color w:val="000000" w:themeColor="text1"/>
          <w:sz w:val="32"/>
        </w:rPr>
        <w:t xml:space="preserve"> and </w:t>
      </w:r>
      <w:r w:rsidR="005A430E">
        <w:rPr>
          <w:color w:val="000000" w:themeColor="text1"/>
          <w:sz w:val="32"/>
        </w:rPr>
        <w:t>C</w:t>
      </w:r>
      <w:r w:rsidR="008F4B20">
        <w:rPr>
          <w:color w:val="000000" w:themeColor="text1"/>
          <w:sz w:val="32"/>
        </w:rPr>
        <w:t>onditions</w:t>
      </w:r>
    </w:p>
    <w:p w14:paraId="2645A69C" w14:textId="77777777" w:rsidR="00920F92" w:rsidRDefault="00920F92" w:rsidP="006A5F30">
      <w:pPr>
        <w:jc w:val="both"/>
        <w:rPr>
          <w:b/>
          <w:bCs/>
        </w:rPr>
      </w:pPr>
    </w:p>
    <w:p w14:paraId="299041DC" w14:textId="0FFC6F36" w:rsidR="00920F92" w:rsidRDefault="00920F92" w:rsidP="006A5F30">
      <w:pPr>
        <w:ind w:right="281"/>
        <w:jc w:val="both"/>
      </w:pPr>
      <w:r w:rsidRPr="00920F92">
        <w:t>Effective date:</w:t>
      </w:r>
      <w:r w:rsidR="001A5075">
        <w:t xml:space="preserve"> </w:t>
      </w:r>
      <w:r w:rsidR="00D66679">
        <w:t>14</w:t>
      </w:r>
      <w:r w:rsidRPr="00920F92">
        <w:t>.</w:t>
      </w:r>
      <w:r w:rsidR="00D66679">
        <w:t>01</w:t>
      </w:r>
      <w:r w:rsidRPr="00920F92">
        <w:t>.202</w:t>
      </w:r>
      <w:r w:rsidR="00D66679">
        <w:t>6</w:t>
      </w:r>
    </w:p>
    <w:p w14:paraId="60FD8A18" w14:textId="77777777" w:rsidR="00933CD9" w:rsidRPr="00920F92" w:rsidRDefault="00933CD9" w:rsidP="006A5F30">
      <w:pPr>
        <w:ind w:right="281"/>
        <w:jc w:val="both"/>
      </w:pPr>
    </w:p>
    <w:p w14:paraId="23A17A33" w14:textId="77777777" w:rsidR="007724F4" w:rsidRPr="00BB1F72" w:rsidRDefault="007724F4" w:rsidP="006A5F30">
      <w:pPr>
        <w:jc w:val="both"/>
        <w:rPr>
          <w:i/>
          <w:iCs/>
        </w:rPr>
      </w:pPr>
      <w:bookmarkStart w:id="0" w:name="SIIA"/>
      <w:bookmarkEnd w:id="0"/>
    </w:p>
    <w:p w14:paraId="1AAAB2BD" w14:textId="6FE2C942" w:rsidR="00920F92" w:rsidRPr="009F1A56" w:rsidRDefault="00920F92" w:rsidP="009F1A56">
      <w:pPr>
        <w:pStyle w:val="Heading1"/>
        <w:spacing w:before="240" w:after="240"/>
        <w:ind w:left="431" w:hanging="431"/>
        <w:jc w:val="both"/>
        <w:rPr>
          <w:color w:val="auto"/>
          <w:sz w:val="32"/>
        </w:rPr>
      </w:pPr>
      <w:r w:rsidRPr="009F1A56">
        <w:rPr>
          <w:color w:val="auto"/>
          <w:sz w:val="32"/>
        </w:rPr>
        <w:t>Version information</w:t>
      </w:r>
    </w:p>
    <w:p w14:paraId="579FAE98" w14:textId="77777777" w:rsidR="00920F92" w:rsidRDefault="00920F92" w:rsidP="006A5F30">
      <w:pPr>
        <w:jc w:val="both"/>
        <w:rPr>
          <w:i/>
          <w:iCs/>
        </w:rPr>
      </w:pPr>
    </w:p>
    <w:tbl>
      <w:tblPr>
        <w:tblStyle w:val="TableGrid"/>
        <w:tblW w:w="0" w:type="auto"/>
        <w:tblBorders>
          <w:top w:val="single" w:sz="4" w:space="0" w:color="E9430B"/>
          <w:left w:val="none" w:sz="0" w:space="0" w:color="auto"/>
          <w:bottom w:val="single" w:sz="4" w:space="0" w:color="E9430B"/>
          <w:right w:val="none" w:sz="0" w:space="0" w:color="auto"/>
          <w:insideH w:val="single" w:sz="4" w:space="0" w:color="E9430B"/>
          <w:insideV w:val="single" w:sz="4" w:space="0" w:color="E9430B"/>
        </w:tblBorders>
        <w:tblLook w:val="04A0" w:firstRow="1" w:lastRow="0" w:firstColumn="1" w:lastColumn="0" w:noHBand="0" w:noVBand="1"/>
      </w:tblPr>
      <w:tblGrid>
        <w:gridCol w:w="3209"/>
        <w:gridCol w:w="3209"/>
        <w:gridCol w:w="3075"/>
      </w:tblGrid>
      <w:tr w:rsidR="00920F92" w14:paraId="0E4EDC1D" w14:textId="77777777" w:rsidTr="009F1A56">
        <w:trPr>
          <w:trHeight w:val="477"/>
        </w:trPr>
        <w:tc>
          <w:tcPr>
            <w:tcW w:w="3209" w:type="dxa"/>
            <w:tcBorders>
              <w:top w:val="single" w:sz="4" w:space="0" w:color="auto"/>
              <w:left w:val="single" w:sz="4" w:space="0" w:color="auto"/>
              <w:bottom w:val="single" w:sz="4" w:space="0" w:color="auto"/>
              <w:right w:val="single" w:sz="4" w:space="0" w:color="auto"/>
            </w:tcBorders>
            <w:vAlign w:val="center"/>
          </w:tcPr>
          <w:p w14:paraId="4C0AAA0E" w14:textId="7E8FDBCA" w:rsidR="00920F92" w:rsidRPr="00920F92" w:rsidRDefault="00920F92" w:rsidP="006A5F30">
            <w:pPr>
              <w:jc w:val="both"/>
              <w:rPr>
                <w:b/>
                <w:bCs/>
              </w:rPr>
            </w:pPr>
            <w:r w:rsidRPr="00920F92">
              <w:rPr>
                <w:b/>
                <w:bCs/>
              </w:rPr>
              <w:t>Date</w:t>
            </w:r>
            <w:r w:rsidR="00BD7865">
              <w:rPr>
                <w:b/>
                <w:bCs/>
              </w:rPr>
              <w:t>:</w:t>
            </w:r>
            <w:r w:rsidR="001A5075">
              <w:rPr>
                <w:b/>
                <w:bCs/>
              </w:rPr>
              <w:t xml:space="preserve"> </w:t>
            </w:r>
            <w:r w:rsidR="00D66679" w:rsidRPr="00D66679">
              <w:t>14</w:t>
            </w:r>
            <w:r w:rsidR="00BD7865" w:rsidRPr="00D66679">
              <w:t>.</w:t>
            </w:r>
            <w:r w:rsidR="00D66679" w:rsidRPr="00D66679">
              <w:t>01</w:t>
            </w:r>
            <w:r w:rsidR="00BD7865" w:rsidRPr="00D66679">
              <w:t>.2026</w:t>
            </w:r>
          </w:p>
        </w:tc>
        <w:tc>
          <w:tcPr>
            <w:tcW w:w="3209" w:type="dxa"/>
            <w:tcBorders>
              <w:top w:val="single" w:sz="4" w:space="0" w:color="auto"/>
              <w:left w:val="single" w:sz="4" w:space="0" w:color="auto"/>
              <w:bottom w:val="single" w:sz="4" w:space="0" w:color="auto"/>
              <w:right w:val="single" w:sz="4" w:space="0" w:color="auto"/>
            </w:tcBorders>
            <w:vAlign w:val="center"/>
          </w:tcPr>
          <w:p w14:paraId="502AB214" w14:textId="59F19557" w:rsidR="00920F92" w:rsidRPr="00920F92" w:rsidRDefault="00920F92" w:rsidP="006A5F30">
            <w:pPr>
              <w:jc w:val="both"/>
              <w:rPr>
                <w:b/>
                <w:bCs/>
              </w:rPr>
            </w:pPr>
            <w:r w:rsidRPr="00920F92">
              <w:rPr>
                <w:b/>
                <w:bCs/>
              </w:rPr>
              <w:t>Version</w:t>
            </w:r>
            <w:r w:rsidR="00BD7865">
              <w:rPr>
                <w:b/>
                <w:bCs/>
              </w:rPr>
              <w:t>:</w:t>
            </w:r>
            <w:r w:rsidR="001A5075">
              <w:rPr>
                <w:b/>
                <w:bCs/>
              </w:rPr>
              <w:t xml:space="preserve"> </w:t>
            </w:r>
            <w:r w:rsidR="00BD7865" w:rsidRPr="00920F92">
              <w:t>1.0</w:t>
            </w:r>
          </w:p>
        </w:tc>
        <w:tc>
          <w:tcPr>
            <w:tcW w:w="3075" w:type="dxa"/>
            <w:tcBorders>
              <w:top w:val="single" w:sz="4" w:space="0" w:color="auto"/>
              <w:left w:val="single" w:sz="4" w:space="0" w:color="auto"/>
              <w:bottom w:val="single" w:sz="4" w:space="0" w:color="auto"/>
              <w:right w:val="single" w:sz="4" w:space="0" w:color="auto"/>
            </w:tcBorders>
            <w:vAlign w:val="center"/>
          </w:tcPr>
          <w:p w14:paraId="10FE7EB0" w14:textId="4FBDAF46" w:rsidR="00920F92" w:rsidRPr="00920F92" w:rsidRDefault="00BD7865" w:rsidP="006A5F30">
            <w:pPr>
              <w:jc w:val="both"/>
              <w:rPr>
                <w:b/>
                <w:bCs/>
              </w:rPr>
            </w:pPr>
            <w:r w:rsidRPr="00920F92">
              <w:t>First public version</w:t>
            </w:r>
          </w:p>
        </w:tc>
      </w:tr>
    </w:tbl>
    <w:p w14:paraId="465CA259" w14:textId="77777777" w:rsidR="00920F92" w:rsidRDefault="00920F92" w:rsidP="006A5F30">
      <w:pPr>
        <w:jc w:val="both"/>
        <w:rPr>
          <w:i/>
          <w:iCs/>
        </w:rPr>
      </w:pPr>
    </w:p>
    <w:p w14:paraId="34C067B7" w14:textId="77777777" w:rsidR="00933CD9" w:rsidRDefault="00933CD9" w:rsidP="006A5F30">
      <w:pPr>
        <w:jc w:val="both"/>
        <w:rPr>
          <w:i/>
          <w:iCs/>
        </w:rPr>
      </w:pPr>
    </w:p>
    <w:p w14:paraId="784DD2B3" w14:textId="3F982ADE" w:rsidR="00920F92" w:rsidRPr="009F1A56" w:rsidRDefault="00920F92" w:rsidP="009F1A56">
      <w:pPr>
        <w:pStyle w:val="Heading1"/>
        <w:spacing w:before="240" w:after="240"/>
        <w:ind w:left="431" w:hanging="431"/>
        <w:jc w:val="both"/>
        <w:rPr>
          <w:color w:val="auto"/>
          <w:sz w:val="32"/>
        </w:rPr>
      </w:pPr>
      <w:r w:rsidRPr="009F1A56">
        <w:rPr>
          <w:color w:val="auto"/>
          <w:sz w:val="32"/>
        </w:rPr>
        <w:t xml:space="preserve">Definitions </w:t>
      </w:r>
    </w:p>
    <w:p w14:paraId="4209485E" w14:textId="0369FF40" w:rsidR="00970CA1" w:rsidRDefault="00970CA1" w:rsidP="006A5F30">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FF3B13"/>
        </w:tblBorders>
        <w:tblLook w:val="04A0" w:firstRow="1" w:lastRow="0" w:firstColumn="1" w:lastColumn="0" w:noHBand="0" w:noVBand="1"/>
      </w:tblPr>
      <w:tblGrid>
        <w:gridCol w:w="3256"/>
        <w:gridCol w:w="6237"/>
      </w:tblGrid>
      <w:tr w:rsidR="00920F92" w14:paraId="3343F389" w14:textId="77777777" w:rsidTr="009F1A56">
        <w:tc>
          <w:tcPr>
            <w:tcW w:w="3256" w:type="dxa"/>
            <w:tcBorders>
              <w:right w:val="single" w:sz="4" w:space="0" w:color="auto"/>
            </w:tcBorders>
          </w:tcPr>
          <w:p w14:paraId="034AE03E" w14:textId="574C83F4" w:rsidR="00920F92" w:rsidRPr="00D317A9" w:rsidRDefault="00920F92" w:rsidP="006A5F30">
            <w:pPr>
              <w:jc w:val="both"/>
              <w:rPr>
                <w:b/>
                <w:bCs/>
              </w:rPr>
            </w:pPr>
            <w:r w:rsidRPr="00D317A9">
              <w:rPr>
                <w:b/>
                <w:bCs/>
              </w:rPr>
              <w:t>Allekirjoitus.fi</w:t>
            </w:r>
            <w:r w:rsidR="00C90865" w:rsidRPr="00D317A9">
              <w:rPr>
                <w:b/>
                <w:bCs/>
              </w:rPr>
              <w:t xml:space="preserve"> Service</w:t>
            </w:r>
          </w:p>
        </w:tc>
        <w:tc>
          <w:tcPr>
            <w:tcW w:w="6237" w:type="dxa"/>
            <w:tcBorders>
              <w:left w:val="single" w:sz="4" w:space="0" w:color="auto"/>
            </w:tcBorders>
          </w:tcPr>
          <w:p w14:paraId="1485672A" w14:textId="6FAF44E9" w:rsidR="00920F92" w:rsidRDefault="00920F92" w:rsidP="006A5F30">
            <w:pPr>
              <w:jc w:val="both"/>
            </w:pPr>
            <w:r>
              <w:t xml:space="preserve">A cloud-based business service designed for the electronic signing of PDF documents. The Service allows businesses to securely request and manage electronic signatures from employees, </w:t>
            </w:r>
            <w:r w:rsidR="00933CD9">
              <w:t>Subscriber</w:t>
            </w:r>
            <w:r>
              <w:t>s, and partners</w:t>
            </w:r>
            <w:r w:rsidR="00021D29">
              <w:t xml:space="preserve"> (the “</w:t>
            </w:r>
            <w:r w:rsidR="00021D29" w:rsidRPr="00591A47">
              <w:rPr>
                <w:b/>
                <w:bCs/>
              </w:rPr>
              <w:t>Service</w:t>
            </w:r>
            <w:r w:rsidR="00021D29">
              <w:t>”)</w:t>
            </w:r>
          </w:p>
          <w:p w14:paraId="6A896065" w14:textId="72A1F174" w:rsidR="0026248F" w:rsidRDefault="0026248F" w:rsidP="006A5F30">
            <w:pPr>
              <w:jc w:val="both"/>
            </w:pPr>
          </w:p>
        </w:tc>
      </w:tr>
      <w:tr w:rsidR="00C73DFB" w14:paraId="5D6E2EE6" w14:textId="77777777" w:rsidTr="009F1A56">
        <w:tc>
          <w:tcPr>
            <w:tcW w:w="3256" w:type="dxa"/>
            <w:tcBorders>
              <w:right w:val="single" w:sz="4" w:space="0" w:color="auto"/>
            </w:tcBorders>
          </w:tcPr>
          <w:p w14:paraId="294F1266" w14:textId="00006316" w:rsidR="00C73DFB" w:rsidRPr="00D317A9" w:rsidRDefault="00C73DFB" w:rsidP="006A5F30">
            <w:pPr>
              <w:jc w:val="both"/>
              <w:rPr>
                <w:b/>
                <w:bCs/>
              </w:rPr>
            </w:pPr>
            <w:r>
              <w:rPr>
                <w:b/>
                <w:bCs/>
              </w:rPr>
              <w:t>Service Terms</w:t>
            </w:r>
          </w:p>
        </w:tc>
        <w:tc>
          <w:tcPr>
            <w:tcW w:w="6237" w:type="dxa"/>
            <w:tcBorders>
              <w:left w:val="single" w:sz="4" w:space="0" w:color="auto"/>
            </w:tcBorders>
          </w:tcPr>
          <w:p w14:paraId="472F13E7" w14:textId="77777777" w:rsidR="00C73DFB" w:rsidRDefault="00C73DFB" w:rsidP="006A5F30">
            <w:pPr>
              <w:jc w:val="both"/>
            </w:pPr>
            <w:r>
              <w:t xml:space="preserve">Present document which describes </w:t>
            </w:r>
            <w:r w:rsidR="007F381C">
              <w:t>terms of Allekirjoitus.fi Service.</w:t>
            </w:r>
          </w:p>
          <w:p w14:paraId="5981A39A" w14:textId="31CEEC00" w:rsidR="007F381C" w:rsidRDefault="007F381C" w:rsidP="006A5F30">
            <w:pPr>
              <w:jc w:val="both"/>
            </w:pPr>
          </w:p>
        </w:tc>
      </w:tr>
      <w:tr w:rsidR="00B5798F" w14:paraId="4E208BA9" w14:textId="77777777" w:rsidTr="009F1A56">
        <w:tc>
          <w:tcPr>
            <w:tcW w:w="3256" w:type="dxa"/>
            <w:tcBorders>
              <w:right w:val="single" w:sz="4" w:space="0" w:color="auto"/>
            </w:tcBorders>
          </w:tcPr>
          <w:p w14:paraId="622785F4" w14:textId="3A0E0CF6" w:rsidR="00B5798F" w:rsidRDefault="00B5798F" w:rsidP="006A5F30">
            <w:pPr>
              <w:jc w:val="both"/>
              <w:rPr>
                <w:b/>
                <w:bCs/>
              </w:rPr>
            </w:pPr>
            <w:r>
              <w:rPr>
                <w:b/>
                <w:bCs/>
              </w:rPr>
              <w:t xml:space="preserve">SK </w:t>
            </w:r>
          </w:p>
        </w:tc>
        <w:tc>
          <w:tcPr>
            <w:tcW w:w="6237" w:type="dxa"/>
            <w:tcBorders>
              <w:left w:val="single" w:sz="4" w:space="0" w:color="auto"/>
            </w:tcBorders>
          </w:tcPr>
          <w:p w14:paraId="1418C188" w14:textId="77777777" w:rsidR="00B5798F" w:rsidRDefault="00B5798F" w:rsidP="006A5F30">
            <w:pPr>
              <w:jc w:val="both"/>
            </w:pPr>
            <w:r>
              <w:t>SK ID Solutions AS</w:t>
            </w:r>
          </w:p>
          <w:p w14:paraId="214AD029" w14:textId="3CD8E2D3" w:rsidR="00B5798F" w:rsidRDefault="00B5798F" w:rsidP="006A5F30">
            <w:pPr>
              <w:jc w:val="both"/>
            </w:pPr>
          </w:p>
        </w:tc>
      </w:tr>
      <w:tr w:rsidR="00920F92" w14:paraId="31D7F4F1" w14:textId="77777777" w:rsidTr="009F1A56">
        <w:tc>
          <w:tcPr>
            <w:tcW w:w="3256" w:type="dxa"/>
            <w:tcBorders>
              <w:right w:val="single" w:sz="4" w:space="0" w:color="auto"/>
            </w:tcBorders>
          </w:tcPr>
          <w:p w14:paraId="50E2AE61" w14:textId="19BF5F36" w:rsidR="00920F92" w:rsidRPr="00D317A9" w:rsidRDefault="00920F92" w:rsidP="006A5F30">
            <w:pPr>
              <w:jc w:val="both"/>
              <w:rPr>
                <w:b/>
                <w:bCs/>
              </w:rPr>
            </w:pPr>
            <w:r w:rsidRPr="00D317A9">
              <w:rPr>
                <w:b/>
                <w:bCs/>
              </w:rPr>
              <w:t>Advanced Electronic Signature (AES)</w:t>
            </w:r>
          </w:p>
        </w:tc>
        <w:tc>
          <w:tcPr>
            <w:tcW w:w="6237" w:type="dxa"/>
            <w:tcBorders>
              <w:left w:val="single" w:sz="4" w:space="0" w:color="auto"/>
            </w:tcBorders>
          </w:tcPr>
          <w:p w14:paraId="3538C6B8" w14:textId="74950527" w:rsidR="00920F92" w:rsidRDefault="0026248F" w:rsidP="00B104E0">
            <w:pPr>
              <w:tabs>
                <w:tab w:val="clear" w:pos="720"/>
              </w:tabs>
              <w:suppressAutoHyphens w:val="0"/>
              <w:spacing w:after="160" w:line="278" w:lineRule="auto"/>
              <w:contextualSpacing/>
              <w:jc w:val="both"/>
            </w:pPr>
            <w:r>
              <w:t xml:space="preserve">An electronic signature </w:t>
            </w:r>
            <w:r w:rsidR="00C45ED5">
              <w:t>created using the main Finnish and other Nordic-Baltic</w:t>
            </w:r>
            <w:r w:rsidR="001A5075">
              <w:t xml:space="preserve"> </w:t>
            </w:r>
            <w:r w:rsidR="00C45ED5">
              <w:t>high-assurance</w:t>
            </w:r>
            <w:r w:rsidR="00890ED3">
              <w:t xml:space="preserve"> </w:t>
            </w:r>
            <w:r w:rsidR="00C45ED5">
              <w:t>electronic identification methods</w:t>
            </w:r>
            <w:r w:rsidR="00185586">
              <w:t xml:space="preserve"> </w:t>
            </w:r>
            <w:r>
              <w:t xml:space="preserve">meeting the requirements </w:t>
            </w:r>
            <w:r w:rsidR="00185586">
              <w:t>for an advanced electronic signature under the</w:t>
            </w:r>
            <w:r>
              <w:t xml:space="preserve"> </w:t>
            </w:r>
            <w:proofErr w:type="spellStart"/>
            <w:r w:rsidRPr="00D775D8">
              <w:t>eIDAS</w:t>
            </w:r>
            <w:proofErr w:type="spellEnd"/>
            <w:r w:rsidRPr="00D775D8">
              <w:t xml:space="preserve"> regulation</w:t>
            </w:r>
            <w:r w:rsidR="00B104E0">
              <w:t>.</w:t>
            </w:r>
          </w:p>
          <w:p w14:paraId="23489063" w14:textId="163C18B3" w:rsidR="0026248F" w:rsidRDefault="0026248F" w:rsidP="006A5F30">
            <w:pPr>
              <w:tabs>
                <w:tab w:val="clear" w:pos="720"/>
              </w:tabs>
              <w:suppressAutoHyphens w:val="0"/>
              <w:spacing w:after="160" w:line="278" w:lineRule="auto"/>
              <w:contextualSpacing/>
              <w:jc w:val="both"/>
            </w:pPr>
          </w:p>
        </w:tc>
      </w:tr>
      <w:tr w:rsidR="00920F92" w14:paraId="2FCEBD39" w14:textId="77777777" w:rsidTr="009F1A56">
        <w:tc>
          <w:tcPr>
            <w:tcW w:w="3256" w:type="dxa"/>
            <w:tcBorders>
              <w:right w:val="single" w:sz="4" w:space="0" w:color="auto"/>
            </w:tcBorders>
          </w:tcPr>
          <w:p w14:paraId="44DC8643" w14:textId="53D8BB67" w:rsidR="00920F92" w:rsidRPr="00D317A9" w:rsidRDefault="0026248F" w:rsidP="006A5F30">
            <w:pPr>
              <w:jc w:val="both"/>
              <w:rPr>
                <w:b/>
                <w:bCs/>
              </w:rPr>
            </w:pPr>
            <w:r w:rsidRPr="00D317A9">
              <w:rPr>
                <w:b/>
                <w:bCs/>
              </w:rPr>
              <w:t>Simple Electronic Signature (SES)</w:t>
            </w:r>
          </w:p>
        </w:tc>
        <w:tc>
          <w:tcPr>
            <w:tcW w:w="6237" w:type="dxa"/>
            <w:tcBorders>
              <w:left w:val="single" w:sz="4" w:space="0" w:color="auto"/>
            </w:tcBorders>
          </w:tcPr>
          <w:p w14:paraId="1E40BBDC" w14:textId="4A412BD0" w:rsidR="0026248F" w:rsidRDefault="0026248F" w:rsidP="006A5F30">
            <w:pPr>
              <w:tabs>
                <w:tab w:val="clear" w:pos="720"/>
              </w:tabs>
              <w:suppressAutoHyphens w:val="0"/>
              <w:spacing w:after="160" w:line="278" w:lineRule="auto"/>
              <w:contextualSpacing/>
              <w:jc w:val="both"/>
            </w:pPr>
            <w:r>
              <w:t>An electronic signature that relies on lower assurance identification methods, such as a one-time password (OTP) delivered via SMS or email, or a drawn signature (</w:t>
            </w:r>
            <w:proofErr w:type="spellStart"/>
            <w:r>
              <w:t>InkSign</w:t>
            </w:r>
            <w:proofErr w:type="spellEnd"/>
            <w:r>
              <w:t xml:space="preserve">). This is an optional feature available only within the Enterprise </w:t>
            </w:r>
            <w:r w:rsidR="00D6647D">
              <w:t>Tier</w:t>
            </w:r>
            <w:r>
              <w:t>.</w:t>
            </w:r>
          </w:p>
          <w:p w14:paraId="5B178178" w14:textId="77777777" w:rsidR="00920F92" w:rsidRDefault="00920F92" w:rsidP="006A5F30">
            <w:pPr>
              <w:jc w:val="both"/>
            </w:pPr>
          </w:p>
        </w:tc>
      </w:tr>
      <w:tr w:rsidR="0026248F" w14:paraId="79168B0F" w14:textId="77777777" w:rsidTr="009F1A56">
        <w:tc>
          <w:tcPr>
            <w:tcW w:w="3256" w:type="dxa"/>
            <w:tcBorders>
              <w:right w:val="single" w:sz="4" w:space="0" w:color="auto"/>
            </w:tcBorders>
          </w:tcPr>
          <w:p w14:paraId="4B1EA2BA" w14:textId="0F39B548" w:rsidR="0026248F" w:rsidRPr="00591A47" w:rsidRDefault="0026248F" w:rsidP="006A5F30">
            <w:pPr>
              <w:jc w:val="both"/>
              <w:rPr>
                <w:b/>
                <w:bCs/>
              </w:rPr>
            </w:pPr>
            <w:r w:rsidRPr="00591A47">
              <w:rPr>
                <w:b/>
                <w:bCs/>
              </w:rPr>
              <w:t>Signature Request (SR)</w:t>
            </w:r>
          </w:p>
        </w:tc>
        <w:tc>
          <w:tcPr>
            <w:tcW w:w="6237" w:type="dxa"/>
            <w:tcBorders>
              <w:left w:val="single" w:sz="4" w:space="0" w:color="auto"/>
            </w:tcBorders>
          </w:tcPr>
          <w:p w14:paraId="56BBC122" w14:textId="06D20689" w:rsidR="0026248F" w:rsidRDefault="0026248F" w:rsidP="006A5F30">
            <w:pPr>
              <w:tabs>
                <w:tab w:val="clear" w:pos="720"/>
              </w:tabs>
              <w:suppressAutoHyphens w:val="0"/>
              <w:spacing w:after="160" w:line="278" w:lineRule="auto"/>
              <w:contextualSpacing/>
              <w:jc w:val="both"/>
            </w:pPr>
            <w:r>
              <w:t>The basic billing unit for the Service. One SR is charged per signatory when a document is sent for signing, regardless of whether the signatory completes or declines the signing process. For example, a document sent</w:t>
            </w:r>
            <w:r w:rsidR="001A5075">
              <w:t xml:space="preserve"> </w:t>
            </w:r>
            <w:r>
              <w:t>to four signatories consumes four Signature Requests.</w:t>
            </w:r>
          </w:p>
          <w:p w14:paraId="71558685" w14:textId="69310115" w:rsidR="0026248F" w:rsidRDefault="0026248F" w:rsidP="006A5F30">
            <w:pPr>
              <w:tabs>
                <w:tab w:val="clear" w:pos="720"/>
              </w:tabs>
              <w:suppressAutoHyphens w:val="0"/>
              <w:spacing w:after="160" w:line="278" w:lineRule="auto"/>
              <w:contextualSpacing/>
              <w:jc w:val="both"/>
            </w:pPr>
          </w:p>
        </w:tc>
      </w:tr>
      <w:tr w:rsidR="0026248F" w14:paraId="46225D07" w14:textId="77777777" w:rsidTr="009F1A56">
        <w:tc>
          <w:tcPr>
            <w:tcW w:w="3256" w:type="dxa"/>
            <w:tcBorders>
              <w:right w:val="single" w:sz="4" w:space="0" w:color="auto"/>
            </w:tcBorders>
          </w:tcPr>
          <w:p w14:paraId="1B1312E7" w14:textId="188BF5F9" w:rsidR="0026248F" w:rsidRPr="00591A47" w:rsidRDefault="0026248F" w:rsidP="006A5F30">
            <w:pPr>
              <w:jc w:val="both"/>
              <w:rPr>
                <w:b/>
                <w:bCs/>
              </w:rPr>
            </w:pPr>
            <w:r w:rsidRPr="00591A47">
              <w:rPr>
                <w:b/>
                <w:bCs/>
              </w:rPr>
              <w:t>Signatory</w:t>
            </w:r>
          </w:p>
        </w:tc>
        <w:tc>
          <w:tcPr>
            <w:tcW w:w="6237" w:type="dxa"/>
            <w:tcBorders>
              <w:left w:val="single" w:sz="4" w:space="0" w:color="auto"/>
              <w:bottom w:val="nil"/>
            </w:tcBorders>
          </w:tcPr>
          <w:p w14:paraId="09B30136" w14:textId="77777777" w:rsidR="0026248F" w:rsidRDefault="0026248F" w:rsidP="006A5F30">
            <w:pPr>
              <w:tabs>
                <w:tab w:val="clear" w:pos="720"/>
              </w:tabs>
              <w:suppressAutoHyphens w:val="0"/>
              <w:spacing w:after="160" w:line="278" w:lineRule="auto"/>
              <w:contextualSpacing/>
              <w:jc w:val="both"/>
            </w:pPr>
            <w:r>
              <w:t>The person requested to sign the document.</w:t>
            </w:r>
          </w:p>
          <w:p w14:paraId="45C8DF11" w14:textId="77777777" w:rsidR="0026248F" w:rsidRDefault="0026248F" w:rsidP="006A5F30">
            <w:pPr>
              <w:tabs>
                <w:tab w:val="clear" w:pos="720"/>
              </w:tabs>
              <w:suppressAutoHyphens w:val="0"/>
              <w:spacing w:after="160" w:line="278" w:lineRule="auto"/>
              <w:contextualSpacing/>
              <w:jc w:val="both"/>
            </w:pPr>
          </w:p>
        </w:tc>
      </w:tr>
      <w:tr w:rsidR="0026248F" w14:paraId="35244CAE" w14:textId="77777777" w:rsidTr="009F1A56">
        <w:tc>
          <w:tcPr>
            <w:tcW w:w="3256" w:type="dxa"/>
            <w:tcBorders>
              <w:right w:val="single" w:sz="4" w:space="0" w:color="auto"/>
            </w:tcBorders>
          </w:tcPr>
          <w:p w14:paraId="457E483C" w14:textId="78CAFC16" w:rsidR="0026248F" w:rsidRPr="00591A47" w:rsidRDefault="00790CAE" w:rsidP="006A5F30">
            <w:pPr>
              <w:jc w:val="both"/>
              <w:rPr>
                <w:b/>
                <w:bCs/>
              </w:rPr>
            </w:pPr>
            <w:r>
              <w:rPr>
                <w:b/>
                <w:bCs/>
              </w:rPr>
              <w:lastRenderedPageBreak/>
              <w:t xml:space="preserve">Basic </w:t>
            </w:r>
            <w:r w:rsidR="00D6647D">
              <w:rPr>
                <w:b/>
                <w:bCs/>
              </w:rPr>
              <w:t>Tier</w:t>
            </w:r>
          </w:p>
        </w:tc>
        <w:tc>
          <w:tcPr>
            <w:tcW w:w="6237" w:type="dxa"/>
            <w:tcBorders>
              <w:left w:val="single" w:sz="4" w:space="0" w:color="auto"/>
            </w:tcBorders>
          </w:tcPr>
          <w:p w14:paraId="1790F4D9" w14:textId="7E09CAA7" w:rsidR="0026248F" w:rsidRDefault="0026248F" w:rsidP="006A5F30">
            <w:pPr>
              <w:tabs>
                <w:tab w:val="clear" w:pos="720"/>
              </w:tabs>
              <w:suppressAutoHyphens w:val="0"/>
              <w:spacing w:after="160" w:line="278" w:lineRule="auto"/>
              <w:contextualSpacing/>
              <w:jc w:val="both"/>
            </w:pPr>
            <w:r>
              <w:t xml:space="preserve">The standardized service configuration providing limited functionality via the web user interface, primarily serving smaller </w:t>
            </w:r>
            <w:r w:rsidR="00933CD9">
              <w:t>Subscriber</w:t>
            </w:r>
            <w:r>
              <w:t xml:space="preserve">s, and priced via tiered packages defined in the Price </w:t>
            </w:r>
            <w:r w:rsidR="00D775D8">
              <w:t>L</w:t>
            </w:r>
            <w:r>
              <w:t xml:space="preserve">ist. </w:t>
            </w:r>
          </w:p>
          <w:p w14:paraId="18A60BED" w14:textId="77777777" w:rsidR="0026248F" w:rsidRDefault="0026248F" w:rsidP="006A5F30">
            <w:pPr>
              <w:tabs>
                <w:tab w:val="clear" w:pos="720"/>
              </w:tabs>
              <w:suppressAutoHyphens w:val="0"/>
              <w:spacing w:after="160" w:line="278" w:lineRule="auto"/>
              <w:contextualSpacing/>
              <w:jc w:val="both"/>
            </w:pPr>
          </w:p>
        </w:tc>
      </w:tr>
      <w:tr w:rsidR="0026248F" w14:paraId="00BA685F" w14:textId="77777777" w:rsidTr="009F1A56">
        <w:tc>
          <w:tcPr>
            <w:tcW w:w="3256" w:type="dxa"/>
            <w:tcBorders>
              <w:right w:val="single" w:sz="4" w:space="0" w:color="auto"/>
            </w:tcBorders>
          </w:tcPr>
          <w:p w14:paraId="569E9049" w14:textId="00609A49" w:rsidR="0026248F" w:rsidRPr="00591A47" w:rsidRDefault="0026248F" w:rsidP="006A5F30">
            <w:pPr>
              <w:ind w:hanging="255"/>
              <w:jc w:val="both"/>
              <w:rPr>
                <w:b/>
                <w:bCs/>
              </w:rPr>
            </w:pPr>
            <w:r w:rsidRPr="00591A47">
              <w:rPr>
                <w:b/>
                <w:bCs/>
              </w:rPr>
              <w:tab/>
              <w:t xml:space="preserve">Enterprise </w:t>
            </w:r>
            <w:r w:rsidR="00D6647D">
              <w:rPr>
                <w:b/>
                <w:bCs/>
              </w:rPr>
              <w:t>Tier</w:t>
            </w:r>
          </w:p>
        </w:tc>
        <w:tc>
          <w:tcPr>
            <w:tcW w:w="6237" w:type="dxa"/>
            <w:tcBorders>
              <w:left w:val="single" w:sz="4" w:space="0" w:color="auto"/>
            </w:tcBorders>
          </w:tcPr>
          <w:p w14:paraId="758EFDBF" w14:textId="1B0C93D1" w:rsidR="0026248F" w:rsidRDefault="0026248F" w:rsidP="006A5F30">
            <w:pPr>
              <w:tabs>
                <w:tab w:val="clear" w:pos="720"/>
              </w:tabs>
              <w:suppressAutoHyphens w:val="0"/>
              <w:spacing w:after="160" w:line="278" w:lineRule="auto"/>
              <w:contextualSpacing/>
              <w:jc w:val="both"/>
            </w:pPr>
            <w:r>
              <w:t>The integrated service</w:t>
            </w:r>
            <w:r w:rsidR="00D775D8">
              <w:t xml:space="preserve"> </w:t>
            </w:r>
            <w:r>
              <w:t>configuration, supporting API access, customization (e.g., custom branding, online forms,</w:t>
            </w:r>
            <w:r w:rsidR="00B708A4">
              <w:t xml:space="preserve"> </w:t>
            </w:r>
            <w:r w:rsidR="00B708A4" w:rsidRPr="00B708A4">
              <w:t>login with organizational credentials via SSO</w:t>
            </w:r>
            <w:r w:rsidR="007829E7">
              <w:rPr>
                <w:rStyle w:val="CommentReference"/>
              </w:rPr>
              <w:t>,</w:t>
            </w:r>
            <w:r>
              <w:t xml:space="preserve"> etc), flexible authentication, and priced via a fixed base fee </w:t>
            </w:r>
            <w:proofErr w:type="gramStart"/>
            <w:r>
              <w:t>plus separate transactional charges</w:t>
            </w:r>
            <w:proofErr w:type="gramEnd"/>
            <w:r>
              <w:t>.</w:t>
            </w:r>
          </w:p>
          <w:p w14:paraId="1C122FA4" w14:textId="01DBDF55" w:rsidR="0026248F" w:rsidRDefault="0026248F" w:rsidP="006A5F30">
            <w:pPr>
              <w:tabs>
                <w:tab w:val="clear" w:pos="720"/>
              </w:tabs>
              <w:suppressAutoHyphens w:val="0"/>
              <w:spacing w:after="160" w:line="278" w:lineRule="auto"/>
              <w:contextualSpacing/>
              <w:jc w:val="both"/>
            </w:pPr>
          </w:p>
        </w:tc>
      </w:tr>
      <w:tr w:rsidR="0026248F" w14:paraId="4B0D753F" w14:textId="77777777" w:rsidTr="009F1A56">
        <w:tc>
          <w:tcPr>
            <w:tcW w:w="3256" w:type="dxa"/>
            <w:tcBorders>
              <w:right w:val="single" w:sz="4" w:space="0" w:color="auto"/>
            </w:tcBorders>
          </w:tcPr>
          <w:p w14:paraId="47A5D01A" w14:textId="735DBC8C" w:rsidR="0026248F" w:rsidRPr="00591A47" w:rsidRDefault="0026248F" w:rsidP="006A5F30">
            <w:pPr>
              <w:jc w:val="both"/>
              <w:rPr>
                <w:b/>
                <w:bCs/>
              </w:rPr>
            </w:pPr>
            <w:proofErr w:type="spellStart"/>
            <w:r w:rsidRPr="00591A47">
              <w:rPr>
                <w:b/>
                <w:bCs/>
              </w:rPr>
              <w:t>PAdES</w:t>
            </w:r>
            <w:proofErr w:type="spellEnd"/>
          </w:p>
        </w:tc>
        <w:tc>
          <w:tcPr>
            <w:tcW w:w="6237" w:type="dxa"/>
            <w:tcBorders>
              <w:left w:val="single" w:sz="4" w:space="0" w:color="auto"/>
            </w:tcBorders>
          </w:tcPr>
          <w:p w14:paraId="3F2D61CB" w14:textId="2D9A5E41" w:rsidR="0026248F" w:rsidRDefault="0026248F" w:rsidP="006A5F30">
            <w:pPr>
              <w:tabs>
                <w:tab w:val="clear" w:pos="720"/>
              </w:tabs>
              <w:suppressAutoHyphens w:val="0"/>
              <w:spacing w:after="160" w:line="278" w:lineRule="auto"/>
              <w:contextualSpacing/>
              <w:jc w:val="both"/>
            </w:pPr>
            <w:r>
              <w:t xml:space="preserve">PDF Advanced Electronic </w:t>
            </w:r>
            <w:proofErr w:type="gramStart"/>
            <w:r>
              <w:t>Signatures;</w:t>
            </w:r>
            <w:proofErr w:type="gramEnd"/>
            <w:r w:rsidR="001A5075">
              <w:t xml:space="preserve"> </w:t>
            </w:r>
            <w:r>
              <w:t>the industry-standard technical format for the final signed document, which incorporates the signature, sealing, timestamp</w:t>
            </w:r>
            <w:r w:rsidR="001A5075">
              <w:t xml:space="preserve"> </w:t>
            </w:r>
            <w:r>
              <w:t>and</w:t>
            </w:r>
            <w:r w:rsidR="001A5075">
              <w:t xml:space="preserve"> </w:t>
            </w:r>
            <w:r>
              <w:t>audit</w:t>
            </w:r>
            <w:r w:rsidR="001A5075">
              <w:t xml:space="preserve"> </w:t>
            </w:r>
            <w:r>
              <w:t>trail information for offline verification (e.g., via Adobe Reader).</w:t>
            </w:r>
          </w:p>
        </w:tc>
      </w:tr>
    </w:tbl>
    <w:p w14:paraId="4F64A911" w14:textId="77777777" w:rsidR="0026248F" w:rsidRDefault="0026248F" w:rsidP="006A5F30">
      <w:pPr>
        <w:jc w:val="both"/>
      </w:pPr>
    </w:p>
    <w:p w14:paraId="0479A3BB" w14:textId="77777777" w:rsidR="00E00C5C" w:rsidRPr="009F1A56" w:rsidRDefault="002201EA" w:rsidP="009F1A56">
      <w:pPr>
        <w:pStyle w:val="Heading1"/>
        <w:spacing w:before="240" w:after="240"/>
        <w:ind w:left="431" w:hanging="431"/>
        <w:jc w:val="both"/>
        <w:rPr>
          <w:color w:val="auto"/>
          <w:sz w:val="32"/>
          <w:szCs w:val="36"/>
        </w:rPr>
      </w:pPr>
      <w:r w:rsidRPr="009F1A56">
        <w:rPr>
          <w:color w:val="auto"/>
          <w:sz w:val="32"/>
          <w:szCs w:val="36"/>
        </w:rPr>
        <w:t>General</w:t>
      </w:r>
    </w:p>
    <w:p w14:paraId="695BAD0D" w14:textId="655B7261" w:rsidR="00C90865" w:rsidRPr="00E00C5C" w:rsidRDefault="002201EA" w:rsidP="00F053C2">
      <w:pPr>
        <w:pStyle w:val="Heading2"/>
        <w:ind w:right="281"/>
        <w:jc w:val="both"/>
        <w:rPr>
          <w:b w:val="0"/>
          <w:bCs w:val="0"/>
          <w:color w:val="FF3B13"/>
        </w:rPr>
      </w:pPr>
      <w:r w:rsidRPr="00E00C5C">
        <w:rPr>
          <w:b w:val="0"/>
          <w:bCs w:val="0"/>
        </w:rPr>
        <w:t>When using A</w:t>
      </w:r>
      <w:r w:rsidR="00C90865" w:rsidRPr="00E00C5C">
        <w:rPr>
          <w:b w:val="0"/>
          <w:bCs w:val="0"/>
        </w:rPr>
        <w:t>llekirjoitus.fi</w:t>
      </w:r>
      <w:r w:rsidRPr="00E00C5C">
        <w:rPr>
          <w:b w:val="0"/>
          <w:bCs w:val="0"/>
        </w:rPr>
        <w:t xml:space="preserve"> Service, the General Terms of Subscriber Agreement apply</w:t>
      </w:r>
      <w:r w:rsidR="00C73DFB">
        <w:rPr>
          <w:b w:val="0"/>
          <w:bCs w:val="0"/>
        </w:rPr>
        <w:t xml:space="preserve">, except as otherwise provided </w:t>
      </w:r>
      <w:r w:rsidR="00C90865" w:rsidRPr="00E00C5C">
        <w:rPr>
          <w:b w:val="0"/>
          <w:bCs w:val="0"/>
        </w:rPr>
        <w:t xml:space="preserve">in </w:t>
      </w:r>
      <w:r w:rsidR="00C73DFB">
        <w:rPr>
          <w:b w:val="0"/>
          <w:bCs w:val="0"/>
        </w:rPr>
        <w:t>these</w:t>
      </w:r>
      <w:r w:rsidR="00C90865" w:rsidRPr="00E00C5C">
        <w:rPr>
          <w:b w:val="0"/>
          <w:bCs w:val="0"/>
        </w:rPr>
        <w:t xml:space="preserve"> Service Terms.</w:t>
      </w:r>
    </w:p>
    <w:p w14:paraId="381EBF1C" w14:textId="77777777" w:rsidR="00E00C5C" w:rsidRPr="009F1A56" w:rsidRDefault="002201EA" w:rsidP="009F1A56">
      <w:pPr>
        <w:pStyle w:val="Heading1"/>
        <w:spacing w:before="240" w:after="240"/>
        <w:ind w:left="431" w:right="284" w:hanging="431"/>
        <w:jc w:val="both"/>
        <w:rPr>
          <w:color w:val="auto"/>
          <w:sz w:val="32"/>
          <w:szCs w:val="36"/>
        </w:rPr>
      </w:pPr>
      <w:r w:rsidRPr="009F1A56">
        <w:rPr>
          <w:color w:val="auto"/>
          <w:sz w:val="32"/>
          <w:szCs w:val="36"/>
        </w:rPr>
        <w:t>Document Requirements</w:t>
      </w:r>
    </w:p>
    <w:p w14:paraId="17B9047C" w14:textId="576FEF75" w:rsidR="00E00C5C" w:rsidRPr="00E00C5C" w:rsidRDefault="002201EA" w:rsidP="00F053C2">
      <w:pPr>
        <w:pStyle w:val="Heading2"/>
        <w:ind w:right="281"/>
        <w:jc w:val="both"/>
        <w:rPr>
          <w:b w:val="0"/>
          <w:bCs w:val="0"/>
          <w:color w:val="FF3B13"/>
        </w:rPr>
      </w:pPr>
      <w:r w:rsidRPr="00E00C5C">
        <w:rPr>
          <w:b w:val="0"/>
          <w:bCs w:val="0"/>
        </w:rPr>
        <w:t xml:space="preserve">The </w:t>
      </w:r>
      <w:r w:rsidR="00933CD9" w:rsidRPr="00E00C5C">
        <w:rPr>
          <w:b w:val="0"/>
          <w:bCs w:val="0"/>
        </w:rPr>
        <w:t>Subscriber</w:t>
      </w:r>
      <w:r w:rsidRPr="00E00C5C">
        <w:rPr>
          <w:b w:val="0"/>
          <w:bCs w:val="0"/>
        </w:rPr>
        <w:t xml:space="preserve"> must provide all documents for signing in</w:t>
      </w:r>
      <w:r w:rsidR="00F85A65">
        <w:rPr>
          <w:b w:val="0"/>
          <w:bCs w:val="0"/>
        </w:rPr>
        <w:t xml:space="preserve"> </w:t>
      </w:r>
      <w:r w:rsidRPr="00E00C5C">
        <w:rPr>
          <w:b w:val="0"/>
          <w:bCs w:val="0"/>
        </w:rPr>
        <w:t>PDF</w:t>
      </w:r>
      <w:r w:rsidR="00342E9B">
        <w:rPr>
          <w:b w:val="0"/>
          <w:bCs w:val="0"/>
        </w:rPr>
        <w:t>-</w:t>
      </w:r>
      <w:r w:rsidRPr="00E00C5C">
        <w:rPr>
          <w:b w:val="0"/>
          <w:bCs w:val="0"/>
        </w:rPr>
        <w:t>A</w:t>
      </w:r>
      <w:r w:rsidR="00F85A65">
        <w:rPr>
          <w:b w:val="0"/>
          <w:bCs w:val="0"/>
        </w:rPr>
        <w:t xml:space="preserve"> </w:t>
      </w:r>
      <w:r w:rsidRPr="00E00C5C">
        <w:rPr>
          <w:b w:val="0"/>
          <w:bCs w:val="0"/>
        </w:rPr>
        <w:t>format to ensure long-term archival compatibility.</w:t>
      </w:r>
    </w:p>
    <w:p w14:paraId="1422D510" w14:textId="77777777" w:rsidR="00E00C5C" w:rsidRPr="00E00C5C" w:rsidRDefault="002201EA" w:rsidP="00F053C2">
      <w:pPr>
        <w:pStyle w:val="Heading2"/>
        <w:ind w:right="281"/>
        <w:jc w:val="both"/>
        <w:rPr>
          <w:b w:val="0"/>
          <w:bCs w:val="0"/>
          <w:color w:val="FF3B13"/>
        </w:rPr>
      </w:pPr>
      <w:r w:rsidRPr="00E00C5C">
        <w:rPr>
          <w:b w:val="0"/>
          <w:bCs w:val="0"/>
        </w:rPr>
        <w:t>Documents must not be password-protected or otherwise restricted.</w:t>
      </w:r>
    </w:p>
    <w:p w14:paraId="22D407CC" w14:textId="15276A12" w:rsidR="00021D29" w:rsidRPr="00E00C5C" w:rsidRDefault="002201EA" w:rsidP="00F053C2">
      <w:pPr>
        <w:pStyle w:val="Heading2"/>
        <w:ind w:right="281"/>
        <w:jc w:val="both"/>
        <w:rPr>
          <w:b w:val="0"/>
          <w:bCs w:val="0"/>
          <w:color w:val="FF3B13"/>
        </w:rPr>
      </w:pPr>
      <w:r w:rsidRPr="00E00C5C">
        <w:rPr>
          <w:b w:val="0"/>
          <w:bCs w:val="0"/>
        </w:rPr>
        <w:t>Maximum file size:</w:t>
      </w:r>
      <w:r w:rsidR="00F85A65">
        <w:rPr>
          <w:b w:val="0"/>
          <w:bCs w:val="0"/>
        </w:rPr>
        <w:t xml:space="preserve"> </w:t>
      </w:r>
      <w:r w:rsidRPr="00E00C5C">
        <w:rPr>
          <w:b w:val="0"/>
          <w:bCs w:val="0"/>
        </w:rPr>
        <w:t>100</w:t>
      </w:r>
      <w:r w:rsidR="00342E9B">
        <w:rPr>
          <w:b w:val="0"/>
          <w:bCs w:val="0"/>
        </w:rPr>
        <w:t xml:space="preserve"> </w:t>
      </w:r>
      <w:r w:rsidRPr="00E00C5C">
        <w:rPr>
          <w:b w:val="0"/>
          <w:bCs w:val="0"/>
        </w:rPr>
        <w:t>MB</w:t>
      </w:r>
      <w:r w:rsidR="00342E9B">
        <w:rPr>
          <w:b w:val="0"/>
          <w:bCs w:val="0"/>
        </w:rPr>
        <w:t xml:space="preserve"> </w:t>
      </w:r>
      <w:r w:rsidRPr="00E00C5C">
        <w:rPr>
          <w:b w:val="0"/>
          <w:bCs w:val="0"/>
        </w:rPr>
        <w:t>per document.</w:t>
      </w:r>
    </w:p>
    <w:p w14:paraId="10CFDC85" w14:textId="4A0FB4A7" w:rsidR="00E00C5C" w:rsidRPr="009F1A56" w:rsidRDefault="002201EA" w:rsidP="009F1A56">
      <w:pPr>
        <w:pStyle w:val="Heading1"/>
        <w:spacing w:before="240" w:after="240"/>
        <w:ind w:left="431" w:right="284" w:hanging="431"/>
        <w:jc w:val="both"/>
        <w:rPr>
          <w:color w:val="auto"/>
          <w:sz w:val="32"/>
          <w:szCs w:val="36"/>
        </w:rPr>
      </w:pPr>
      <w:r w:rsidRPr="009F1A56">
        <w:rPr>
          <w:color w:val="auto"/>
          <w:sz w:val="32"/>
          <w:szCs w:val="36"/>
        </w:rPr>
        <w:t>Signing Process</w:t>
      </w:r>
    </w:p>
    <w:p w14:paraId="59025328" w14:textId="2A1E4BF4" w:rsidR="00E00C5C" w:rsidRPr="00E00C5C" w:rsidRDefault="00E00C5C" w:rsidP="00F053C2">
      <w:pPr>
        <w:pStyle w:val="Heading2"/>
        <w:ind w:right="281"/>
        <w:jc w:val="both"/>
      </w:pPr>
      <w:r w:rsidRPr="00E00C5C">
        <w:t>Signing Workflow</w:t>
      </w:r>
    </w:p>
    <w:p w14:paraId="64F026BD" w14:textId="77777777" w:rsidR="00E00C5C" w:rsidRPr="00021D29" w:rsidRDefault="00E00C5C" w:rsidP="00535624">
      <w:pPr>
        <w:numPr>
          <w:ilvl w:val="0"/>
          <w:numId w:val="4"/>
        </w:numPr>
        <w:ind w:right="281"/>
        <w:jc w:val="both"/>
      </w:pPr>
      <w:r w:rsidRPr="00021D29">
        <w:t>The sender uploads a PDF and defines required signatories (name, email, mobile number).</w:t>
      </w:r>
    </w:p>
    <w:p w14:paraId="347D6A05" w14:textId="77777777" w:rsidR="007829E7" w:rsidRDefault="00E00C5C" w:rsidP="00535624">
      <w:pPr>
        <w:numPr>
          <w:ilvl w:val="0"/>
          <w:numId w:val="4"/>
        </w:numPr>
        <w:ind w:right="281"/>
        <w:jc w:val="both"/>
      </w:pPr>
      <w:r w:rsidRPr="002201EA">
        <w:t>The Service sends signing requests, typically by email.</w:t>
      </w:r>
    </w:p>
    <w:p w14:paraId="435A8D86" w14:textId="58FB1C66" w:rsidR="007829E7" w:rsidRPr="007829E7" w:rsidRDefault="00B104E0" w:rsidP="00535624">
      <w:pPr>
        <w:numPr>
          <w:ilvl w:val="0"/>
          <w:numId w:val="4"/>
        </w:numPr>
        <w:ind w:right="281"/>
        <w:jc w:val="both"/>
      </w:pPr>
      <w:r w:rsidRPr="007829E7">
        <w:t xml:space="preserve">The signer authenticates (via strong or light </w:t>
      </w:r>
      <w:r w:rsidR="00626CE3" w:rsidRPr="007829E7">
        <w:t>authentication</w:t>
      </w:r>
      <w:r w:rsidRPr="007829E7">
        <w:t>, depending on configuration), reviews the document, and confirms intent to sign.</w:t>
      </w:r>
    </w:p>
    <w:p w14:paraId="6F673AC8" w14:textId="4D940A43" w:rsidR="00E00C5C" w:rsidRDefault="00E00C5C" w:rsidP="00F053C2">
      <w:pPr>
        <w:pStyle w:val="Heading2"/>
        <w:ind w:right="281"/>
        <w:jc w:val="both"/>
      </w:pPr>
      <w:r w:rsidRPr="00E00C5C">
        <w:t>Finalization</w:t>
      </w:r>
    </w:p>
    <w:p w14:paraId="42FD452E" w14:textId="045094EE" w:rsidR="00E00C5C" w:rsidRPr="002201EA" w:rsidRDefault="00AC0CF9" w:rsidP="00535624">
      <w:pPr>
        <w:numPr>
          <w:ilvl w:val="0"/>
          <w:numId w:val="4"/>
        </w:numPr>
        <w:ind w:right="281"/>
        <w:jc w:val="both"/>
      </w:pPr>
      <w:r>
        <w:t>The f</w:t>
      </w:r>
      <w:r w:rsidR="00E00C5C" w:rsidRPr="002201EA">
        <w:t xml:space="preserve">inal </w:t>
      </w:r>
      <w:r>
        <w:t xml:space="preserve">signed document is delivered in the </w:t>
      </w:r>
      <w:proofErr w:type="spellStart"/>
      <w:r w:rsidR="00E00C5C" w:rsidRPr="002201EA">
        <w:t>P</w:t>
      </w:r>
      <w:r w:rsidRPr="002201EA">
        <w:t>a</w:t>
      </w:r>
      <w:r w:rsidR="00E00C5C" w:rsidRPr="002201EA">
        <w:t>dES</w:t>
      </w:r>
      <w:proofErr w:type="spellEnd"/>
      <w:r>
        <w:t xml:space="preserve"> format</w:t>
      </w:r>
      <w:r w:rsidR="00E00C5C" w:rsidRPr="002201EA">
        <w:t>.</w:t>
      </w:r>
    </w:p>
    <w:p w14:paraId="0953D672" w14:textId="07508CD9" w:rsidR="00E00C5C" w:rsidRPr="002201EA" w:rsidRDefault="00AC0CF9" w:rsidP="00535624">
      <w:pPr>
        <w:numPr>
          <w:ilvl w:val="0"/>
          <w:numId w:val="4"/>
        </w:numPr>
        <w:ind w:right="281"/>
        <w:jc w:val="both"/>
      </w:pPr>
      <w:r>
        <w:t xml:space="preserve">The document is automatically sealed with </w:t>
      </w:r>
      <w:r w:rsidR="00E00C5C" w:rsidRPr="002201EA">
        <w:t>an</w:t>
      </w:r>
      <w:r w:rsidR="00F85A65">
        <w:t xml:space="preserve"> </w:t>
      </w:r>
      <w:r w:rsidR="00E00C5C" w:rsidRPr="002201EA">
        <w:t>AATL</w:t>
      </w:r>
      <w:r w:rsidR="00342E9B">
        <w:t>-</w:t>
      </w:r>
      <w:r w:rsidR="00E00C5C" w:rsidRPr="002201EA">
        <w:t>compatible certificate</w:t>
      </w:r>
      <w:r>
        <w:t xml:space="preserve">, and an </w:t>
      </w:r>
      <w:r w:rsidR="00B5798F">
        <w:t>XML audit trail detailing the signing event is attached.</w:t>
      </w:r>
    </w:p>
    <w:p w14:paraId="3AC4770A" w14:textId="2FE1B028" w:rsidR="00E00C5C" w:rsidRPr="00B5798F" w:rsidRDefault="00E00C5C" w:rsidP="00F053C2">
      <w:pPr>
        <w:pStyle w:val="Heading2"/>
        <w:ind w:right="281"/>
        <w:jc w:val="both"/>
        <w:rPr>
          <w:b w:val="0"/>
          <w:bCs w:val="0"/>
        </w:rPr>
      </w:pPr>
      <w:r w:rsidRPr="00E00C5C">
        <w:t>Document Retrieval.</w:t>
      </w:r>
      <w:r w:rsidR="001A5075">
        <w:t xml:space="preserve"> </w:t>
      </w:r>
      <w:r w:rsidR="00B5798F" w:rsidRPr="00B5798F">
        <w:rPr>
          <w:b w:val="0"/>
          <w:bCs w:val="0"/>
        </w:rPr>
        <w:t>Upon completion, the signer receives a download link via email, protected by a one-time password (OTP) sent via SMS to the signatory's mobile phone.</w:t>
      </w:r>
    </w:p>
    <w:p w14:paraId="4B05F34C" w14:textId="0D54BF19" w:rsidR="00E00C5C" w:rsidRPr="00B5798F" w:rsidRDefault="00E00C5C" w:rsidP="00F053C2">
      <w:pPr>
        <w:pStyle w:val="Heading2"/>
        <w:ind w:right="281"/>
        <w:jc w:val="both"/>
        <w:rPr>
          <w:b w:val="0"/>
          <w:bCs w:val="0"/>
        </w:rPr>
      </w:pPr>
      <w:r w:rsidRPr="00E00C5C">
        <w:t xml:space="preserve">Verification. </w:t>
      </w:r>
      <w:r w:rsidR="00B5798F" w:rsidRPr="00B5798F">
        <w:rPr>
          <w:b w:val="0"/>
          <w:bCs w:val="0"/>
        </w:rPr>
        <w:t xml:space="preserve">The integrity and validity of the signed </w:t>
      </w:r>
      <w:proofErr w:type="spellStart"/>
      <w:r w:rsidR="00B5798F" w:rsidRPr="00B5798F">
        <w:rPr>
          <w:b w:val="0"/>
          <w:bCs w:val="0"/>
        </w:rPr>
        <w:t>PAdES</w:t>
      </w:r>
      <w:proofErr w:type="spellEnd"/>
      <w:r w:rsidR="00B5798F" w:rsidRPr="00B5798F">
        <w:rPr>
          <w:b w:val="0"/>
          <w:bCs w:val="0"/>
        </w:rPr>
        <w:t xml:space="preserve"> document can be verified by opening it in Adobe Reader software without requiring an external service connection.</w:t>
      </w:r>
    </w:p>
    <w:p w14:paraId="77BCDEC6" w14:textId="7AA985A0" w:rsidR="00E00C5C" w:rsidRPr="009F1A56" w:rsidRDefault="00B5798F" w:rsidP="009F1A56">
      <w:pPr>
        <w:pStyle w:val="Heading1"/>
        <w:spacing w:before="240" w:after="240"/>
        <w:ind w:left="431" w:right="284" w:hanging="431"/>
        <w:jc w:val="both"/>
        <w:rPr>
          <w:color w:val="auto"/>
          <w:sz w:val="32"/>
          <w:szCs w:val="36"/>
        </w:rPr>
      </w:pPr>
      <w:r w:rsidRPr="009F1A56">
        <w:rPr>
          <w:color w:val="auto"/>
          <w:sz w:val="32"/>
          <w:szCs w:val="36"/>
        </w:rPr>
        <w:t>Modification Restrictions</w:t>
      </w:r>
      <w:r w:rsidR="002201EA" w:rsidRPr="009F1A56">
        <w:rPr>
          <w:color w:val="auto"/>
          <w:sz w:val="32"/>
          <w:szCs w:val="36"/>
        </w:rPr>
        <w:t xml:space="preserve"> and</w:t>
      </w:r>
      <w:r w:rsidRPr="009F1A56">
        <w:rPr>
          <w:color w:val="auto"/>
          <w:sz w:val="32"/>
          <w:szCs w:val="36"/>
        </w:rPr>
        <w:t xml:space="preserve"> Retention</w:t>
      </w:r>
    </w:p>
    <w:p w14:paraId="7AB76E0B" w14:textId="77777777" w:rsidR="00E00C5C" w:rsidRPr="00E00C5C" w:rsidRDefault="002201EA" w:rsidP="00F053C2">
      <w:pPr>
        <w:pStyle w:val="Heading2"/>
        <w:ind w:right="281"/>
        <w:jc w:val="both"/>
        <w:rPr>
          <w:b w:val="0"/>
          <w:bCs w:val="0"/>
          <w:color w:val="FF3B13"/>
        </w:rPr>
      </w:pPr>
      <w:r w:rsidRPr="00E00C5C">
        <w:lastRenderedPageBreak/>
        <w:t>Modification Restrictions</w:t>
      </w:r>
      <w:r w:rsidR="004B7206" w:rsidRPr="00E00C5C">
        <w:t>.</w:t>
      </w:r>
      <w:r w:rsidR="00933CD9" w:rsidRPr="00E00C5C">
        <w:t xml:space="preserve"> </w:t>
      </w:r>
      <w:r w:rsidRPr="00E00C5C">
        <w:rPr>
          <w:b w:val="0"/>
          <w:bCs w:val="0"/>
        </w:rPr>
        <w:t xml:space="preserve">After dispatch, no additional signers may be </w:t>
      </w:r>
      <w:proofErr w:type="gramStart"/>
      <w:r w:rsidRPr="00E00C5C">
        <w:rPr>
          <w:b w:val="0"/>
          <w:bCs w:val="0"/>
        </w:rPr>
        <w:t>added</w:t>
      </w:r>
      <w:proofErr w:type="gramEnd"/>
      <w:r w:rsidRPr="00E00C5C">
        <w:rPr>
          <w:b w:val="0"/>
          <w:bCs w:val="0"/>
        </w:rPr>
        <w:t xml:space="preserve"> and the validity period cannot be changed.</w:t>
      </w:r>
    </w:p>
    <w:p w14:paraId="29B4B682" w14:textId="6F24D6A8" w:rsidR="002201EA" w:rsidRPr="00E00C5C" w:rsidRDefault="002201EA" w:rsidP="00F053C2">
      <w:pPr>
        <w:pStyle w:val="Heading2"/>
        <w:ind w:right="281"/>
        <w:jc w:val="both"/>
        <w:rPr>
          <w:color w:val="FF3B13"/>
        </w:rPr>
      </w:pPr>
      <w:r w:rsidRPr="00E00C5C">
        <w:t>Retention:</w:t>
      </w:r>
    </w:p>
    <w:p w14:paraId="14CA6F2C" w14:textId="0272F51F" w:rsidR="002201EA" w:rsidRPr="002201EA" w:rsidRDefault="00B5798F" w:rsidP="00535624">
      <w:pPr>
        <w:numPr>
          <w:ilvl w:val="0"/>
          <w:numId w:val="4"/>
        </w:numPr>
        <w:ind w:right="281"/>
        <w:jc w:val="both"/>
      </w:pPr>
      <w:r w:rsidRPr="00B5798F">
        <w:rPr>
          <w:lang w:val="en-US"/>
        </w:rPr>
        <w:t>Signed documents are stored temporarily, with a default retention period of 90 days from request completion.</w:t>
      </w:r>
    </w:p>
    <w:p w14:paraId="681DEFE8" w14:textId="0095D20B" w:rsidR="002201EA" w:rsidRPr="00B5798F" w:rsidRDefault="002201EA" w:rsidP="00535624">
      <w:pPr>
        <w:numPr>
          <w:ilvl w:val="0"/>
          <w:numId w:val="4"/>
        </w:numPr>
        <w:ind w:right="281"/>
        <w:jc w:val="both"/>
      </w:pPr>
      <w:r w:rsidRPr="00B5798F">
        <w:t xml:space="preserve">The </w:t>
      </w:r>
      <w:r w:rsidR="00933CD9" w:rsidRPr="00B5798F">
        <w:t>Subscriber</w:t>
      </w:r>
      <w:r w:rsidRPr="00B5798F">
        <w:t xml:space="preserve"> must transfer </w:t>
      </w:r>
      <w:r w:rsidR="00B5798F" w:rsidRPr="00B5798F">
        <w:t>all signed documents to their own long-term storage systems before the retention period expires.</w:t>
      </w:r>
    </w:p>
    <w:p w14:paraId="6F343CCE" w14:textId="77777777" w:rsidR="00E00C5C" w:rsidRPr="009F1A56" w:rsidRDefault="00933CD9" w:rsidP="009F1A56">
      <w:pPr>
        <w:pStyle w:val="Heading1"/>
        <w:spacing w:before="240" w:after="240"/>
        <w:ind w:left="431" w:right="284" w:hanging="431"/>
        <w:jc w:val="both"/>
        <w:rPr>
          <w:color w:val="auto"/>
        </w:rPr>
      </w:pPr>
      <w:r w:rsidRPr="009F1A56">
        <w:rPr>
          <w:color w:val="auto"/>
        </w:rPr>
        <w:t>Personal Data Processing</w:t>
      </w:r>
      <w:r w:rsidR="002201EA" w:rsidRPr="009F1A56">
        <w:rPr>
          <w:color w:val="auto"/>
        </w:rPr>
        <w:t xml:space="preserve"> </w:t>
      </w:r>
    </w:p>
    <w:p w14:paraId="7720225E" w14:textId="77777777" w:rsidR="00E00C5C" w:rsidRPr="00E00C5C" w:rsidRDefault="00E00C5C" w:rsidP="00F053C2">
      <w:pPr>
        <w:pStyle w:val="Heading2"/>
        <w:ind w:right="281"/>
        <w:jc w:val="both"/>
      </w:pPr>
      <w:r w:rsidRPr="00E00C5C">
        <w:t>Roles:</w:t>
      </w:r>
    </w:p>
    <w:p w14:paraId="4360394A" w14:textId="5B899FB2" w:rsidR="00B5798F" w:rsidRDefault="00E00C5C" w:rsidP="00535624">
      <w:pPr>
        <w:numPr>
          <w:ilvl w:val="0"/>
          <w:numId w:val="4"/>
        </w:numPr>
        <w:ind w:right="281"/>
        <w:jc w:val="both"/>
      </w:pPr>
      <w:r w:rsidRPr="00D317A9">
        <w:t>The</w:t>
      </w:r>
      <w:r w:rsidR="00342E9B">
        <w:t xml:space="preserve"> </w:t>
      </w:r>
      <w:r w:rsidRPr="00D317A9">
        <w:t>Subscriber</w:t>
      </w:r>
      <w:r w:rsidR="00342E9B">
        <w:t xml:space="preserve"> </w:t>
      </w:r>
      <w:r w:rsidRPr="00D317A9">
        <w:t>is</w:t>
      </w:r>
      <w:r w:rsidR="00342E9B">
        <w:t xml:space="preserve"> </w:t>
      </w:r>
      <w:r w:rsidRPr="00D317A9">
        <w:t>the</w:t>
      </w:r>
      <w:r w:rsidR="00F85A65">
        <w:t xml:space="preserve"> </w:t>
      </w:r>
      <w:r w:rsidR="00435BB2">
        <w:t>d</w:t>
      </w:r>
      <w:r w:rsidRPr="00D317A9">
        <w:t>ata</w:t>
      </w:r>
      <w:r w:rsidR="00342E9B">
        <w:t xml:space="preserve"> </w:t>
      </w:r>
      <w:r w:rsidR="00435BB2">
        <w:t>c</w:t>
      </w:r>
      <w:r w:rsidRPr="00D317A9">
        <w:t>ontroller</w:t>
      </w:r>
      <w:r w:rsidR="00B5798F" w:rsidRPr="00B5798F">
        <w:t xml:space="preserve"> </w:t>
      </w:r>
      <w:r w:rsidR="00B5798F">
        <w:t>responsible for the legal basis and content of all personal data processed via the Service.</w:t>
      </w:r>
    </w:p>
    <w:p w14:paraId="20084AA7" w14:textId="380AA045" w:rsidR="00E00C5C" w:rsidRPr="00B5798F" w:rsidRDefault="00E00C5C" w:rsidP="00535624">
      <w:pPr>
        <w:numPr>
          <w:ilvl w:val="0"/>
          <w:numId w:val="4"/>
        </w:numPr>
        <w:ind w:right="281"/>
        <w:jc w:val="both"/>
      </w:pPr>
      <w:r w:rsidRPr="00B5798F">
        <w:t>SK</w:t>
      </w:r>
      <w:r w:rsidR="00342E9B">
        <w:t xml:space="preserve"> </w:t>
      </w:r>
      <w:r w:rsidRPr="00B5798F">
        <w:t>is</w:t>
      </w:r>
      <w:r w:rsidR="00342E9B">
        <w:t xml:space="preserve"> </w:t>
      </w:r>
      <w:r w:rsidRPr="00B5798F">
        <w:t>the</w:t>
      </w:r>
      <w:r w:rsidR="00342E9B">
        <w:t xml:space="preserve"> </w:t>
      </w:r>
      <w:r w:rsidR="00435BB2">
        <w:t>d</w:t>
      </w:r>
      <w:r w:rsidRPr="00B5798F">
        <w:t>ata</w:t>
      </w:r>
      <w:r w:rsidR="00342E9B">
        <w:t xml:space="preserve"> </w:t>
      </w:r>
      <w:r w:rsidR="00435BB2">
        <w:t>p</w:t>
      </w:r>
      <w:r w:rsidRPr="00B5798F">
        <w:t>rocessor</w:t>
      </w:r>
      <w:r w:rsidR="00435BB2">
        <w:t xml:space="preserve"> and SK’s subcontractors are the sub-processors</w:t>
      </w:r>
      <w:r w:rsidRPr="00B5798F">
        <w:t xml:space="preserve">, </w:t>
      </w:r>
      <w:r w:rsidR="00B5798F">
        <w:t>processing data only according to the Subscriber's instructions.</w:t>
      </w:r>
    </w:p>
    <w:p w14:paraId="40E97115" w14:textId="77777777" w:rsidR="003D4161" w:rsidRPr="00B5798F" w:rsidRDefault="003D4161" w:rsidP="00F053C2">
      <w:pPr>
        <w:pStyle w:val="Heading2"/>
        <w:ind w:right="281"/>
        <w:jc w:val="both"/>
        <w:rPr>
          <w:b w:val="0"/>
          <w:bCs w:val="0"/>
        </w:rPr>
      </w:pPr>
      <w:r w:rsidRPr="00E00C5C">
        <w:t xml:space="preserve">Processed Personal Data. </w:t>
      </w:r>
      <w:r w:rsidRPr="00B5798F">
        <w:rPr>
          <w:b w:val="0"/>
          <w:bCs w:val="0"/>
        </w:rPr>
        <w:t>The Service processes the following personal data to enable electronic signatures and maintain audit logs:</w:t>
      </w:r>
    </w:p>
    <w:p w14:paraId="56A402F3" w14:textId="29A6279F" w:rsidR="003D4161" w:rsidRPr="00D317A9" w:rsidRDefault="003D4161" w:rsidP="00535624">
      <w:pPr>
        <w:numPr>
          <w:ilvl w:val="0"/>
          <w:numId w:val="4"/>
        </w:numPr>
        <w:ind w:right="281"/>
        <w:jc w:val="both"/>
      </w:pPr>
      <w:r w:rsidRPr="00D317A9">
        <w:t xml:space="preserve">Signer’s </w:t>
      </w:r>
      <w:r w:rsidR="00435BB2">
        <w:t xml:space="preserve">given name(s) and </w:t>
      </w:r>
      <w:proofErr w:type="gramStart"/>
      <w:r w:rsidR="00435BB2">
        <w:t>sur</w:t>
      </w:r>
      <w:r w:rsidRPr="00D317A9">
        <w:t>name;</w:t>
      </w:r>
      <w:proofErr w:type="gramEnd"/>
    </w:p>
    <w:p w14:paraId="6D1219B0" w14:textId="43FFBA6F" w:rsidR="003D4161" w:rsidRPr="00D317A9" w:rsidRDefault="003D4161" w:rsidP="00535624">
      <w:pPr>
        <w:numPr>
          <w:ilvl w:val="0"/>
          <w:numId w:val="4"/>
        </w:numPr>
        <w:ind w:right="281"/>
        <w:jc w:val="both"/>
      </w:pPr>
      <w:r w:rsidRPr="00D317A9">
        <w:t xml:space="preserve">Email </w:t>
      </w:r>
      <w:proofErr w:type="gramStart"/>
      <w:r w:rsidRPr="00D317A9">
        <w:t>address</w:t>
      </w:r>
      <w:r w:rsidR="00342E9B">
        <w:t>;</w:t>
      </w:r>
      <w:proofErr w:type="gramEnd"/>
    </w:p>
    <w:p w14:paraId="6A7066FA" w14:textId="44A013EF" w:rsidR="003D4161" w:rsidRPr="00D317A9" w:rsidRDefault="003D4161" w:rsidP="00535624">
      <w:pPr>
        <w:numPr>
          <w:ilvl w:val="0"/>
          <w:numId w:val="4"/>
        </w:numPr>
        <w:ind w:right="281"/>
        <w:jc w:val="both"/>
      </w:pPr>
      <w:r w:rsidRPr="00D317A9">
        <w:t xml:space="preserve">Mobile phone </w:t>
      </w:r>
      <w:proofErr w:type="gramStart"/>
      <w:r w:rsidRPr="00D317A9">
        <w:t>number</w:t>
      </w:r>
      <w:r w:rsidR="00342E9B">
        <w:t>;</w:t>
      </w:r>
      <w:proofErr w:type="gramEnd"/>
    </w:p>
    <w:p w14:paraId="752B7031" w14:textId="4C2988F9" w:rsidR="003D4161" w:rsidRPr="00D317A9" w:rsidRDefault="003D4161" w:rsidP="00535624">
      <w:pPr>
        <w:numPr>
          <w:ilvl w:val="0"/>
          <w:numId w:val="4"/>
        </w:numPr>
        <w:ind w:right="281"/>
        <w:jc w:val="both"/>
      </w:pPr>
      <w:r w:rsidRPr="00D317A9">
        <w:t>Personal identity code / HETU (stored in XML metadata</w:t>
      </w:r>
      <w:proofErr w:type="gramStart"/>
      <w:r w:rsidRPr="00D317A9">
        <w:t>)</w:t>
      </w:r>
      <w:r w:rsidR="00342E9B">
        <w:t>;</w:t>
      </w:r>
      <w:proofErr w:type="gramEnd"/>
    </w:p>
    <w:p w14:paraId="1E7BECCE" w14:textId="7078876E" w:rsidR="003D4161" w:rsidRPr="00D317A9" w:rsidRDefault="003D4161" w:rsidP="00535624">
      <w:pPr>
        <w:numPr>
          <w:ilvl w:val="0"/>
          <w:numId w:val="4"/>
        </w:numPr>
        <w:ind w:right="281"/>
        <w:jc w:val="both"/>
      </w:pPr>
      <w:r w:rsidRPr="00D317A9">
        <w:t xml:space="preserve">IP </w:t>
      </w:r>
      <w:proofErr w:type="gramStart"/>
      <w:r w:rsidRPr="00D317A9">
        <w:t>addresses</w:t>
      </w:r>
      <w:r w:rsidR="00342E9B">
        <w:t>;</w:t>
      </w:r>
      <w:proofErr w:type="gramEnd"/>
    </w:p>
    <w:p w14:paraId="13386EFC" w14:textId="5AF07208" w:rsidR="003D4161" w:rsidRPr="00D317A9" w:rsidRDefault="003D4161" w:rsidP="00535624">
      <w:pPr>
        <w:numPr>
          <w:ilvl w:val="0"/>
          <w:numId w:val="4"/>
        </w:numPr>
        <w:ind w:right="281"/>
        <w:jc w:val="both"/>
      </w:pPr>
      <w:r w:rsidRPr="00D317A9">
        <w:t>Authentication data</w:t>
      </w:r>
      <w:r w:rsidR="00342E9B">
        <w:t>.</w:t>
      </w:r>
    </w:p>
    <w:p w14:paraId="0469197C" w14:textId="1BA1AA65" w:rsidR="002F291C" w:rsidRDefault="002201EA" w:rsidP="00F053C2">
      <w:pPr>
        <w:pStyle w:val="Heading2"/>
        <w:ind w:right="281"/>
        <w:jc w:val="both"/>
      </w:pPr>
      <w:r w:rsidRPr="003D4161">
        <w:t>HETU Notice</w:t>
      </w:r>
    </w:p>
    <w:p w14:paraId="1EBF6616" w14:textId="394B33A7" w:rsidR="002F291C" w:rsidRPr="00BF0150" w:rsidRDefault="00BF0150" w:rsidP="00535624">
      <w:pPr>
        <w:numPr>
          <w:ilvl w:val="0"/>
          <w:numId w:val="4"/>
        </w:numPr>
        <w:ind w:right="281"/>
        <w:jc w:val="both"/>
      </w:pPr>
      <w:r w:rsidRPr="00B104E0">
        <w:t>The signer’s HETU is stored</w:t>
      </w:r>
      <w:r w:rsidR="00F85A65">
        <w:t xml:space="preserve"> </w:t>
      </w:r>
      <w:r w:rsidRPr="00B104E0">
        <w:t>in plain text</w:t>
      </w:r>
      <w:r w:rsidR="00F85A65">
        <w:t xml:space="preserve"> </w:t>
      </w:r>
      <w:r w:rsidRPr="00B104E0">
        <w:t xml:space="preserve">in the XML metadata section of the </w:t>
      </w:r>
      <w:proofErr w:type="spellStart"/>
      <w:r w:rsidRPr="00B104E0">
        <w:t>PAdES</w:t>
      </w:r>
      <w:proofErr w:type="spellEnd"/>
      <w:r w:rsidRPr="00B104E0">
        <w:t xml:space="preserve"> file and is</w:t>
      </w:r>
      <w:r w:rsidR="00F85A65">
        <w:t xml:space="preserve"> </w:t>
      </w:r>
      <w:r w:rsidRPr="00B104E0">
        <w:t>not</w:t>
      </w:r>
      <w:r w:rsidR="00F85A65">
        <w:t xml:space="preserve"> </w:t>
      </w:r>
      <w:r w:rsidRPr="00B104E0">
        <w:t>displayed on the visible document pages. The Subscriber is responsible for implementing strict access controls to prevent unauthorized access to signed documents.</w:t>
      </w:r>
    </w:p>
    <w:p w14:paraId="56009092" w14:textId="77777777" w:rsidR="002F291C" w:rsidRPr="002F291C" w:rsidRDefault="002F291C" w:rsidP="00F053C2">
      <w:pPr>
        <w:pStyle w:val="Heading2"/>
        <w:ind w:right="281"/>
        <w:jc w:val="both"/>
      </w:pPr>
      <w:r w:rsidRPr="002F291C">
        <w:t>Subscriber is responsible for:</w:t>
      </w:r>
    </w:p>
    <w:p w14:paraId="6EB71E48" w14:textId="663150C4" w:rsidR="002F291C" w:rsidRPr="002F291C" w:rsidRDefault="002F291C" w:rsidP="00535624">
      <w:pPr>
        <w:numPr>
          <w:ilvl w:val="0"/>
          <w:numId w:val="4"/>
        </w:numPr>
        <w:ind w:right="281"/>
        <w:jc w:val="both"/>
      </w:pPr>
      <w:r w:rsidRPr="002F291C">
        <w:rPr>
          <w:b/>
          <w:bCs/>
        </w:rPr>
        <w:t xml:space="preserve">Processing </w:t>
      </w:r>
      <w:r>
        <w:rPr>
          <w:b/>
          <w:bCs/>
        </w:rPr>
        <w:t xml:space="preserve">personal </w:t>
      </w:r>
      <w:r w:rsidRPr="002F291C">
        <w:rPr>
          <w:b/>
          <w:bCs/>
        </w:rPr>
        <w:t>data lawfully</w:t>
      </w:r>
      <w:r>
        <w:t xml:space="preserve">. </w:t>
      </w:r>
      <w:r w:rsidRPr="002F291C">
        <w:t>Ensuring that all data</w:t>
      </w:r>
      <w:r w:rsidR="001A5075">
        <w:t xml:space="preserve"> - </w:t>
      </w:r>
      <w:r w:rsidRPr="002F291C">
        <w:t>including personal data and intermediary data</w:t>
      </w:r>
      <w:r w:rsidR="001A5075">
        <w:t xml:space="preserve"> - </w:t>
      </w:r>
      <w:r w:rsidRPr="002F291C">
        <w:t>are processed in accordance with applicable laws, official regulations, and instructions.</w:t>
      </w:r>
    </w:p>
    <w:p w14:paraId="0211A9EB" w14:textId="62BEC160" w:rsidR="002F291C" w:rsidRPr="002F291C" w:rsidRDefault="002F291C" w:rsidP="00535624">
      <w:pPr>
        <w:numPr>
          <w:ilvl w:val="0"/>
          <w:numId w:val="4"/>
        </w:numPr>
        <w:ind w:right="281"/>
        <w:jc w:val="both"/>
      </w:pPr>
      <w:r w:rsidRPr="002F291C">
        <w:rPr>
          <w:b/>
          <w:bCs/>
        </w:rPr>
        <w:t>Obtaining required rights and consents.</w:t>
      </w:r>
      <w:r>
        <w:t xml:space="preserve"> </w:t>
      </w:r>
      <w:r w:rsidRPr="002F291C">
        <w:t xml:space="preserve">Ensuring that all rights, permissions, and consents required for the processing of data in connection with the  </w:t>
      </w:r>
      <w:r w:rsidR="004F62B1">
        <w:t>S</w:t>
      </w:r>
      <w:r w:rsidRPr="002F291C">
        <w:t xml:space="preserve">ervice have been obtained, regardless of whether the data are processed by the Customer or by </w:t>
      </w:r>
      <w:r w:rsidR="004F62B1">
        <w:t xml:space="preserve">SK </w:t>
      </w:r>
      <w:del w:id="1" w:author="Egert Väinaste" w:date="2026-01-15T11:34:00Z" w16du:dateUtc="2026-01-15T09:34:00Z">
        <w:r w:rsidRPr="002F291C" w:rsidDel="004F62B1">
          <w:delText xml:space="preserve"> </w:delText>
        </w:r>
      </w:del>
      <w:r w:rsidRPr="002F291C">
        <w:t>on the Customer’s behalf.</w:t>
      </w:r>
    </w:p>
    <w:p w14:paraId="7AB0564A" w14:textId="1763C018" w:rsidR="002F291C" w:rsidRPr="002F291C" w:rsidRDefault="002F291C" w:rsidP="00535624">
      <w:pPr>
        <w:numPr>
          <w:ilvl w:val="0"/>
          <w:numId w:val="4"/>
        </w:numPr>
        <w:ind w:right="281"/>
        <w:jc w:val="both"/>
      </w:pPr>
      <w:r w:rsidRPr="002F291C">
        <w:rPr>
          <w:b/>
          <w:bCs/>
        </w:rPr>
        <w:t xml:space="preserve">Authorising SK as </w:t>
      </w:r>
      <w:r>
        <w:rPr>
          <w:b/>
          <w:bCs/>
        </w:rPr>
        <w:t>the</w:t>
      </w:r>
      <w:r w:rsidRPr="002F291C">
        <w:rPr>
          <w:b/>
          <w:bCs/>
        </w:rPr>
        <w:t xml:space="preserve"> processor.</w:t>
      </w:r>
      <w:r>
        <w:t xml:space="preserve"> </w:t>
      </w:r>
      <w:r w:rsidRPr="002F291C">
        <w:t xml:space="preserve">Authorising </w:t>
      </w:r>
      <w:r>
        <w:t>SK</w:t>
      </w:r>
      <w:r w:rsidRPr="002F291C">
        <w:t xml:space="preserve">, as the </w:t>
      </w:r>
      <w:r>
        <w:t>Subscriber</w:t>
      </w:r>
      <w:r w:rsidRPr="002F291C">
        <w:t xml:space="preserve">’s subcontractor, to process the data necessary for providing the </w:t>
      </w:r>
      <w:r>
        <w:t>S</w:t>
      </w:r>
      <w:r w:rsidRPr="002F291C">
        <w:t xml:space="preserve">ervice in accordance with the </w:t>
      </w:r>
      <w:r>
        <w:t>Subscriber</w:t>
      </w:r>
      <w:r w:rsidRPr="002F291C">
        <w:t xml:space="preserve">’s </w:t>
      </w:r>
      <w:r w:rsidR="009F1A56" w:rsidRPr="002F291C">
        <w:t>instructions and</w:t>
      </w:r>
      <w:r w:rsidRPr="002F291C">
        <w:t xml:space="preserve"> granting </w:t>
      </w:r>
      <w:r>
        <w:t xml:space="preserve">SK </w:t>
      </w:r>
      <w:r w:rsidRPr="002F291C">
        <w:t>consent to such processing.</w:t>
      </w:r>
    </w:p>
    <w:p w14:paraId="0B611549" w14:textId="77777777" w:rsidR="00E46B28" w:rsidRDefault="00E46B28" w:rsidP="00F053C2">
      <w:pPr>
        <w:pStyle w:val="Heading2"/>
        <w:ind w:right="281"/>
        <w:jc w:val="both"/>
      </w:pPr>
      <w:r>
        <w:t>Personal data processing includes:</w:t>
      </w:r>
    </w:p>
    <w:p w14:paraId="267A53FC" w14:textId="77777777" w:rsidR="00E46B28" w:rsidRPr="002F291C" w:rsidRDefault="00E46B28" w:rsidP="00535624">
      <w:pPr>
        <w:numPr>
          <w:ilvl w:val="0"/>
          <w:numId w:val="4"/>
        </w:numPr>
        <w:ind w:right="281"/>
        <w:jc w:val="both"/>
      </w:pPr>
      <w:r>
        <w:t xml:space="preserve">Personal </w:t>
      </w:r>
      <w:r w:rsidRPr="002F291C">
        <w:t xml:space="preserve">data processing carried out by the </w:t>
      </w:r>
      <w:r>
        <w:t>Subscriber</w:t>
      </w:r>
      <w:r w:rsidRPr="002F291C">
        <w:t xml:space="preserve"> </w:t>
      </w:r>
      <w:r>
        <w:t>in accordance with Service Terms.</w:t>
      </w:r>
    </w:p>
    <w:p w14:paraId="3DF4A272" w14:textId="77777777" w:rsidR="00E46B28" w:rsidRPr="002F291C" w:rsidRDefault="00E46B28" w:rsidP="00535624">
      <w:pPr>
        <w:numPr>
          <w:ilvl w:val="0"/>
          <w:numId w:val="4"/>
        </w:numPr>
        <w:ind w:right="281"/>
        <w:jc w:val="both"/>
      </w:pPr>
      <w:r>
        <w:t xml:space="preserve">Personal </w:t>
      </w:r>
      <w:r w:rsidRPr="002F291C">
        <w:t xml:space="preserve">data processing carried out by </w:t>
      </w:r>
      <w:r>
        <w:t>SK</w:t>
      </w:r>
      <w:r w:rsidRPr="002F291C">
        <w:t xml:space="preserve"> as the </w:t>
      </w:r>
      <w:r>
        <w:t>Subscriber</w:t>
      </w:r>
      <w:r w:rsidRPr="002F291C">
        <w:t>’s sub</w:t>
      </w:r>
      <w:r>
        <w:t>-processor</w:t>
      </w:r>
      <w:r w:rsidRPr="002F291C">
        <w:t xml:space="preserve"> in accordance with </w:t>
      </w:r>
      <w:r>
        <w:t>Service Terms</w:t>
      </w:r>
      <w:r w:rsidRPr="002F291C">
        <w:t>.</w:t>
      </w:r>
    </w:p>
    <w:p w14:paraId="12D2AF4C" w14:textId="114442E6" w:rsidR="00E46B28" w:rsidRPr="00E46B28" w:rsidRDefault="00E46B28" w:rsidP="00F053C2">
      <w:pPr>
        <w:pStyle w:val="Heading2"/>
        <w:ind w:right="281"/>
        <w:jc w:val="both"/>
        <w:rPr>
          <w:rFonts w:cs="Calibri"/>
          <w:szCs w:val="22"/>
        </w:rPr>
      </w:pPr>
      <w:r w:rsidRPr="00E46B28">
        <w:rPr>
          <w:rFonts w:cs="Calibri"/>
          <w:color w:val="000000"/>
          <w:szCs w:val="22"/>
          <w:lang w:bidi="ar-SA"/>
          <w14:ligatures w14:val="none"/>
        </w:rPr>
        <w:t>If claims or legal actions are brought against SK due to:</w:t>
      </w:r>
    </w:p>
    <w:p w14:paraId="379BC210" w14:textId="03C5728C" w:rsidR="00E46B28" w:rsidRPr="00E46B28" w:rsidRDefault="00E46B28" w:rsidP="00535624">
      <w:pPr>
        <w:numPr>
          <w:ilvl w:val="0"/>
          <w:numId w:val="4"/>
        </w:numPr>
        <w:ind w:right="281"/>
        <w:jc w:val="both"/>
      </w:pPr>
      <w:r w:rsidRPr="00E46B28">
        <w:t xml:space="preserve">the </w:t>
      </w:r>
      <w:r>
        <w:t>Subscriber</w:t>
      </w:r>
      <w:r w:rsidRPr="00E46B28">
        <w:t xml:space="preserve">’s failure to comply with its </w:t>
      </w:r>
      <w:r>
        <w:t xml:space="preserve">data processing </w:t>
      </w:r>
      <w:r w:rsidRPr="00E46B28">
        <w:t>responsibilities described above, or</w:t>
      </w:r>
    </w:p>
    <w:p w14:paraId="6D70B647" w14:textId="20C8B1E8" w:rsidR="00E46B28" w:rsidRPr="00E46B28" w:rsidRDefault="00E46B28" w:rsidP="00535624">
      <w:pPr>
        <w:numPr>
          <w:ilvl w:val="0"/>
          <w:numId w:val="4"/>
        </w:numPr>
        <w:ind w:right="281"/>
        <w:jc w:val="both"/>
      </w:pPr>
      <w:r w:rsidRPr="00E46B28">
        <w:lastRenderedPageBreak/>
        <w:t xml:space="preserve">the </w:t>
      </w:r>
      <w:r>
        <w:t>Subscriber</w:t>
      </w:r>
      <w:r w:rsidRPr="00E46B28">
        <w:t xml:space="preserve">’s unlawful use of the </w:t>
      </w:r>
      <w:r>
        <w:t>S</w:t>
      </w:r>
      <w:r w:rsidRPr="00E46B28">
        <w:t>ervice or data obtained through it,</w:t>
      </w:r>
    </w:p>
    <w:p w14:paraId="2ED94298" w14:textId="0B3B6AFC" w:rsidR="002F291C" w:rsidRPr="00E46B28" w:rsidRDefault="00E46B28" w:rsidP="00F053C2">
      <w:pPr>
        <w:tabs>
          <w:tab w:val="clear" w:pos="720"/>
        </w:tabs>
        <w:suppressAutoHyphens w:val="0"/>
        <w:spacing w:before="100" w:beforeAutospacing="1" w:after="100" w:afterAutospacing="1"/>
        <w:ind w:left="567" w:right="281"/>
        <w:jc w:val="both"/>
        <w:rPr>
          <w:rFonts w:cs="Calibri"/>
          <w:color w:val="000000"/>
          <w:szCs w:val="22"/>
          <w:lang w:bidi="ar-SA"/>
          <w14:ligatures w14:val="none"/>
        </w:rPr>
      </w:pPr>
      <w:r w:rsidRPr="00E46B28">
        <w:rPr>
          <w:rFonts w:cs="Calibri"/>
          <w:color w:val="000000"/>
          <w:szCs w:val="22"/>
          <w:lang w:bidi="ar-SA"/>
          <w14:ligatures w14:val="none"/>
        </w:rPr>
        <w:t xml:space="preserve">the </w:t>
      </w:r>
      <w:r>
        <w:rPr>
          <w:rFonts w:cs="Calibri"/>
          <w:color w:val="000000"/>
          <w:szCs w:val="22"/>
          <w:lang w:bidi="ar-SA"/>
          <w14:ligatures w14:val="none"/>
        </w:rPr>
        <w:t>Subscriber</w:t>
      </w:r>
      <w:r w:rsidRPr="00E46B28">
        <w:rPr>
          <w:rFonts w:cs="Calibri"/>
          <w:color w:val="000000"/>
          <w:szCs w:val="22"/>
          <w:lang w:bidi="ar-SA"/>
          <w14:ligatures w14:val="none"/>
        </w:rPr>
        <w:t xml:space="preserve"> undertakes to</w:t>
      </w:r>
      <w:r w:rsidR="00F85A65">
        <w:rPr>
          <w:rFonts w:cs="Calibri"/>
          <w:color w:val="000000"/>
          <w:szCs w:val="22"/>
          <w:lang w:bidi="ar-SA"/>
          <w14:ligatures w14:val="none"/>
        </w:rPr>
        <w:t xml:space="preserve"> </w:t>
      </w:r>
      <w:r w:rsidRPr="00E46B28">
        <w:rPr>
          <w:rFonts w:cs="Calibri"/>
          <w:b/>
          <w:bCs/>
          <w:color w:val="000000"/>
          <w:szCs w:val="22"/>
          <w:lang w:bidi="ar-SA"/>
          <w14:ligatures w14:val="none"/>
        </w:rPr>
        <w:t xml:space="preserve">compensate </w:t>
      </w:r>
      <w:r>
        <w:rPr>
          <w:rFonts w:cs="Calibri"/>
          <w:b/>
          <w:bCs/>
          <w:color w:val="000000"/>
          <w:szCs w:val="22"/>
          <w:lang w:bidi="ar-SA"/>
          <w14:ligatures w14:val="none"/>
        </w:rPr>
        <w:t>SK</w:t>
      </w:r>
      <w:r w:rsidR="00F85A65">
        <w:rPr>
          <w:rFonts w:cs="Calibri"/>
          <w:color w:val="000000"/>
          <w:szCs w:val="22"/>
          <w:lang w:bidi="ar-SA"/>
          <w14:ligatures w14:val="none"/>
        </w:rPr>
        <w:t xml:space="preserve"> </w:t>
      </w:r>
      <w:r w:rsidRPr="00E46B28">
        <w:rPr>
          <w:rFonts w:cs="Calibri"/>
          <w:color w:val="000000"/>
          <w:szCs w:val="22"/>
          <w:lang w:bidi="ar-SA"/>
          <w14:ligatures w14:val="none"/>
        </w:rPr>
        <w:t>for all resulting damages and costs. This includes any costs related to responding to claims, such as litigation and legal expenses.</w:t>
      </w:r>
      <w:r>
        <w:rPr>
          <w:rFonts w:cs="Calibri"/>
          <w:color w:val="000000"/>
          <w:szCs w:val="22"/>
          <w:lang w:bidi="ar-SA"/>
          <w14:ligatures w14:val="none"/>
        </w:rPr>
        <w:t xml:space="preserve"> SK</w:t>
      </w:r>
      <w:r w:rsidRPr="00E46B28">
        <w:rPr>
          <w:rFonts w:cs="Calibri"/>
          <w:color w:val="000000"/>
          <w:szCs w:val="22"/>
          <w:lang w:bidi="ar-SA"/>
          <w14:ligatures w14:val="none"/>
        </w:rPr>
        <w:t xml:space="preserve"> will notify the Customer in writing of such claims within a reasonable time after becoming aware of them.</w:t>
      </w:r>
    </w:p>
    <w:p w14:paraId="62245091" w14:textId="0B7FBB31" w:rsidR="003D4161" w:rsidRPr="009F1A56" w:rsidRDefault="002201EA" w:rsidP="009F1A56">
      <w:pPr>
        <w:pStyle w:val="Heading1"/>
        <w:spacing w:before="240" w:after="240"/>
        <w:ind w:left="431" w:right="284" w:hanging="431"/>
        <w:jc w:val="both"/>
        <w:rPr>
          <w:color w:val="auto"/>
        </w:rPr>
      </w:pPr>
      <w:r w:rsidRPr="009F1A56">
        <w:rPr>
          <w:color w:val="auto"/>
        </w:rPr>
        <w:t>S</w:t>
      </w:r>
      <w:r w:rsidR="00622DAF" w:rsidRPr="009F1A56">
        <w:rPr>
          <w:color w:val="auto"/>
        </w:rPr>
        <w:t xml:space="preserve">ervice </w:t>
      </w:r>
      <w:r w:rsidR="003706F9" w:rsidRPr="009F1A56">
        <w:rPr>
          <w:color w:val="auto"/>
        </w:rPr>
        <w:t>Tiers</w:t>
      </w:r>
      <w:r w:rsidR="00622DAF" w:rsidRPr="009F1A56">
        <w:rPr>
          <w:color w:val="auto"/>
        </w:rPr>
        <w:t xml:space="preserve"> and Functionality</w:t>
      </w:r>
    </w:p>
    <w:p w14:paraId="4A33D30F" w14:textId="77777777" w:rsidR="003D4161" w:rsidRPr="003D4161" w:rsidRDefault="003D4161" w:rsidP="00F053C2">
      <w:pPr>
        <w:pStyle w:val="Heading2"/>
        <w:ind w:right="281"/>
        <w:jc w:val="both"/>
        <w:rPr>
          <w:b w:val="0"/>
          <w:bCs w:val="0"/>
          <w:color w:val="FF3B13"/>
        </w:rPr>
      </w:pPr>
      <w:r w:rsidRPr="003D4161">
        <w:rPr>
          <w:b w:val="0"/>
          <w:bCs w:val="0"/>
        </w:rPr>
        <w:t xml:space="preserve">The Service is offered under two models: </w:t>
      </w:r>
    </w:p>
    <w:p w14:paraId="56D597C3" w14:textId="4593995E" w:rsidR="003D4161" w:rsidRPr="003D4161" w:rsidRDefault="00790CAE" w:rsidP="00535624">
      <w:pPr>
        <w:numPr>
          <w:ilvl w:val="0"/>
          <w:numId w:val="4"/>
        </w:numPr>
        <w:ind w:right="281"/>
        <w:jc w:val="both"/>
        <w:rPr>
          <w:b/>
          <w:bCs/>
        </w:rPr>
      </w:pPr>
      <w:r>
        <w:rPr>
          <w:b/>
          <w:bCs/>
        </w:rPr>
        <w:t>Basic</w:t>
      </w:r>
      <w:r w:rsidR="003D4161" w:rsidRPr="003D4161">
        <w:rPr>
          <w:b/>
          <w:bCs/>
        </w:rPr>
        <w:t xml:space="preserve"> </w:t>
      </w:r>
      <w:r w:rsidR="00013A38">
        <w:rPr>
          <w:b/>
          <w:bCs/>
        </w:rPr>
        <w:t>Tier</w:t>
      </w:r>
    </w:p>
    <w:p w14:paraId="55EE10D5" w14:textId="00CCEB0B" w:rsidR="003D4161" w:rsidRPr="003D4161" w:rsidRDefault="003D4161" w:rsidP="00535624">
      <w:pPr>
        <w:numPr>
          <w:ilvl w:val="0"/>
          <w:numId w:val="4"/>
        </w:numPr>
        <w:ind w:right="281"/>
        <w:jc w:val="both"/>
        <w:rPr>
          <w:b/>
          <w:bCs/>
        </w:rPr>
      </w:pPr>
      <w:r w:rsidRPr="003D4161">
        <w:rPr>
          <w:b/>
          <w:bCs/>
        </w:rPr>
        <w:t xml:space="preserve">Enterprise </w:t>
      </w:r>
      <w:r w:rsidR="00013A38">
        <w:rPr>
          <w:b/>
          <w:bCs/>
        </w:rPr>
        <w:t>Tier</w:t>
      </w:r>
    </w:p>
    <w:p w14:paraId="6B4CC37B" w14:textId="3BDB2BEA" w:rsidR="002201EA" w:rsidRPr="003D4161" w:rsidRDefault="003D4161" w:rsidP="00F053C2">
      <w:pPr>
        <w:pStyle w:val="Heading2"/>
        <w:ind w:right="281"/>
        <w:jc w:val="both"/>
        <w:rPr>
          <w:color w:val="FF3B13"/>
        </w:rPr>
      </w:pPr>
      <w:r>
        <w:rPr>
          <w:b w:val="0"/>
          <w:bCs w:val="0"/>
        </w:rPr>
        <w:t xml:space="preserve">All </w:t>
      </w:r>
      <w:r w:rsidR="002201EA" w:rsidRPr="003D4161">
        <w:rPr>
          <w:b w:val="0"/>
          <w:bCs w:val="0"/>
        </w:rPr>
        <w:t>differences in functionality, authentication, access, configuration, and billing are defined exclusively in the following table.</w:t>
      </w:r>
    </w:p>
    <w:p w14:paraId="6E672B73" w14:textId="77777777" w:rsidR="00622DAF" w:rsidRDefault="00622DAF" w:rsidP="006A5F30">
      <w:pPr>
        <w:jc w:val="both"/>
        <w:rPr>
          <w:b/>
          <w:bCs/>
        </w:rPr>
      </w:pPr>
    </w:p>
    <w:tbl>
      <w:tblPr>
        <w:tblStyle w:val="TableGrid"/>
        <w:tblW w:w="0" w:type="auto"/>
        <w:tblBorders>
          <w:left w:val="none" w:sz="0" w:space="0" w:color="auto"/>
          <w:right w:val="none" w:sz="0" w:space="0" w:color="auto"/>
          <w:insideH w:val="single" w:sz="4" w:space="0" w:color="FF3B13"/>
          <w:insideV w:val="none" w:sz="0" w:space="0" w:color="auto"/>
        </w:tblBorders>
        <w:tblLook w:val="04A0" w:firstRow="1" w:lastRow="0" w:firstColumn="1" w:lastColumn="0" w:noHBand="0" w:noVBand="1"/>
      </w:tblPr>
      <w:tblGrid>
        <w:gridCol w:w="2405"/>
        <w:gridCol w:w="3433"/>
        <w:gridCol w:w="3681"/>
      </w:tblGrid>
      <w:tr w:rsidR="00622DAF" w14:paraId="5C4BF7E7" w14:textId="77777777" w:rsidTr="009F1A56">
        <w:tc>
          <w:tcPr>
            <w:tcW w:w="2405" w:type="dxa"/>
            <w:tcBorders>
              <w:top w:val="single" w:sz="4" w:space="0" w:color="auto"/>
              <w:bottom w:val="single" w:sz="4" w:space="0" w:color="auto"/>
            </w:tcBorders>
          </w:tcPr>
          <w:p w14:paraId="23BABAAA" w14:textId="3EB24E67" w:rsidR="00622DAF" w:rsidRPr="004B7206" w:rsidRDefault="00622DAF" w:rsidP="006A5F30">
            <w:pPr>
              <w:spacing w:before="240" w:after="240"/>
              <w:jc w:val="both"/>
              <w:rPr>
                <w:b/>
                <w:bCs/>
                <w:color w:val="E9430B"/>
              </w:rPr>
            </w:pPr>
            <w:r w:rsidRPr="00591A47">
              <w:rPr>
                <w:b/>
                <w:bCs/>
              </w:rPr>
              <w:t>Category</w:t>
            </w:r>
          </w:p>
        </w:tc>
        <w:tc>
          <w:tcPr>
            <w:tcW w:w="3433" w:type="dxa"/>
            <w:tcBorders>
              <w:top w:val="single" w:sz="4" w:space="0" w:color="auto"/>
              <w:bottom w:val="single" w:sz="4" w:space="0" w:color="auto"/>
            </w:tcBorders>
          </w:tcPr>
          <w:p w14:paraId="4D97DCC1" w14:textId="36DB6ECF" w:rsidR="00622DAF" w:rsidRPr="009F1A56" w:rsidRDefault="00790CAE" w:rsidP="006A5F30">
            <w:pPr>
              <w:spacing w:before="240" w:after="240"/>
              <w:jc w:val="both"/>
              <w:rPr>
                <w:b/>
                <w:bCs/>
                <w:color w:val="auto"/>
              </w:rPr>
            </w:pPr>
            <w:r w:rsidRPr="009F1A56">
              <w:rPr>
                <w:b/>
                <w:bCs/>
                <w:color w:val="auto"/>
              </w:rPr>
              <w:t>Basic</w:t>
            </w:r>
            <w:r w:rsidR="00622DAF" w:rsidRPr="009F1A56">
              <w:rPr>
                <w:b/>
                <w:bCs/>
                <w:color w:val="auto"/>
              </w:rPr>
              <w:t xml:space="preserve"> </w:t>
            </w:r>
            <w:r w:rsidR="00013A38" w:rsidRPr="009F1A56">
              <w:rPr>
                <w:b/>
                <w:bCs/>
                <w:color w:val="auto"/>
              </w:rPr>
              <w:t>Tier</w:t>
            </w:r>
            <w:r w:rsidR="00622DAF" w:rsidRPr="009F1A56">
              <w:rPr>
                <w:b/>
                <w:bCs/>
                <w:color w:val="auto"/>
              </w:rPr>
              <w:t xml:space="preserve"> </w:t>
            </w:r>
          </w:p>
        </w:tc>
        <w:tc>
          <w:tcPr>
            <w:tcW w:w="3681" w:type="dxa"/>
            <w:tcBorders>
              <w:top w:val="single" w:sz="4" w:space="0" w:color="auto"/>
              <w:bottom w:val="single" w:sz="4" w:space="0" w:color="auto"/>
            </w:tcBorders>
          </w:tcPr>
          <w:p w14:paraId="55FCBF83" w14:textId="2DDD2EBE" w:rsidR="00622DAF" w:rsidRPr="009F1A56" w:rsidRDefault="00622DAF" w:rsidP="006A5F30">
            <w:pPr>
              <w:spacing w:before="240" w:after="240"/>
              <w:jc w:val="both"/>
              <w:rPr>
                <w:b/>
                <w:bCs/>
                <w:color w:val="auto"/>
              </w:rPr>
            </w:pPr>
            <w:r w:rsidRPr="009F1A56">
              <w:rPr>
                <w:b/>
                <w:bCs/>
                <w:color w:val="auto"/>
              </w:rPr>
              <w:t xml:space="preserve">Enterprise </w:t>
            </w:r>
            <w:r w:rsidR="00013A38" w:rsidRPr="009F1A56">
              <w:rPr>
                <w:b/>
                <w:bCs/>
                <w:color w:val="auto"/>
              </w:rPr>
              <w:t>Tier</w:t>
            </w:r>
          </w:p>
        </w:tc>
      </w:tr>
      <w:tr w:rsidR="00622DAF" w14:paraId="232131F7" w14:textId="77777777" w:rsidTr="009F1A56">
        <w:tc>
          <w:tcPr>
            <w:tcW w:w="2405" w:type="dxa"/>
            <w:tcBorders>
              <w:top w:val="single" w:sz="4" w:space="0" w:color="auto"/>
              <w:bottom w:val="single" w:sz="4" w:space="0" w:color="auto"/>
            </w:tcBorders>
          </w:tcPr>
          <w:p w14:paraId="697247A9" w14:textId="045DBE43" w:rsidR="00622DAF" w:rsidRPr="00E46B28" w:rsidRDefault="00E46B28" w:rsidP="006A5F30">
            <w:pPr>
              <w:spacing w:before="240" w:after="240"/>
              <w:jc w:val="both"/>
              <w:rPr>
                <w:b/>
                <w:bCs/>
              </w:rPr>
            </w:pPr>
            <w:r w:rsidRPr="00E46B28">
              <w:rPr>
                <w:b/>
                <w:bCs/>
              </w:rPr>
              <w:t>Service Type</w:t>
            </w:r>
          </w:p>
        </w:tc>
        <w:tc>
          <w:tcPr>
            <w:tcW w:w="3433" w:type="dxa"/>
            <w:tcBorders>
              <w:top w:val="single" w:sz="4" w:space="0" w:color="auto"/>
              <w:bottom w:val="single" w:sz="4" w:space="0" w:color="auto"/>
            </w:tcBorders>
          </w:tcPr>
          <w:p w14:paraId="60340A11" w14:textId="1175879A" w:rsidR="00622DAF" w:rsidRPr="00920F92" w:rsidRDefault="00A0724F" w:rsidP="006A5F30">
            <w:pPr>
              <w:spacing w:before="240" w:after="240"/>
              <w:jc w:val="both"/>
            </w:pPr>
            <w:r w:rsidRPr="002201EA">
              <w:t>Simple, secure, ready-to-use service with fixed functionality.</w:t>
            </w:r>
          </w:p>
        </w:tc>
        <w:tc>
          <w:tcPr>
            <w:tcW w:w="3681" w:type="dxa"/>
            <w:tcBorders>
              <w:top w:val="single" w:sz="4" w:space="0" w:color="auto"/>
              <w:bottom w:val="single" w:sz="4" w:space="0" w:color="auto"/>
            </w:tcBorders>
          </w:tcPr>
          <w:p w14:paraId="477308B0" w14:textId="60E559DD" w:rsidR="00622DAF" w:rsidRPr="00920F92" w:rsidRDefault="00A0724F" w:rsidP="006A5F30">
            <w:pPr>
              <w:spacing w:before="240" w:after="240"/>
              <w:jc w:val="both"/>
            </w:pPr>
            <w:r w:rsidRPr="002201EA">
              <w:t>Flexible, integration-capable service supporting advanced workflows and customization.</w:t>
            </w:r>
          </w:p>
        </w:tc>
      </w:tr>
      <w:tr w:rsidR="00A0724F" w:rsidRPr="00A0724F" w14:paraId="7AB0B1F8" w14:textId="77777777" w:rsidTr="009F1A56">
        <w:tc>
          <w:tcPr>
            <w:tcW w:w="2405" w:type="dxa"/>
            <w:tcBorders>
              <w:top w:val="single" w:sz="4" w:space="0" w:color="auto"/>
              <w:bottom w:val="single" w:sz="4" w:space="0" w:color="auto"/>
            </w:tcBorders>
          </w:tcPr>
          <w:p w14:paraId="5D26E272" w14:textId="3FCD6B86" w:rsidR="00A0724F" w:rsidRPr="002201EA" w:rsidRDefault="00A0724F" w:rsidP="006A5F30">
            <w:pPr>
              <w:spacing w:before="240" w:after="240"/>
              <w:jc w:val="both"/>
              <w:rPr>
                <w:b/>
                <w:bCs/>
              </w:rPr>
            </w:pPr>
            <w:r w:rsidRPr="002201EA">
              <w:rPr>
                <w:b/>
                <w:bCs/>
              </w:rPr>
              <w:t>Access</w:t>
            </w:r>
          </w:p>
        </w:tc>
        <w:tc>
          <w:tcPr>
            <w:tcW w:w="3433" w:type="dxa"/>
            <w:tcBorders>
              <w:top w:val="single" w:sz="4" w:space="0" w:color="auto"/>
              <w:bottom w:val="single" w:sz="4" w:space="0" w:color="auto"/>
            </w:tcBorders>
          </w:tcPr>
          <w:p w14:paraId="37CA0BF4" w14:textId="7F1147FC" w:rsidR="00A0724F" w:rsidRPr="00A0724F" w:rsidRDefault="00A0724F" w:rsidP="006A5F30">
            <w:pPr>
              <w:spacing w:before="240" w:after="240"/>
              <w:jc w:val="both"/>
              <w:rPr>
                <w:b/>
                <w:bCs/>
              </w:rPr>
            </w:pPr>
            <w:r w:rsidRPr="002201EA">
              <w:t>Access through standard web portal only.</w:t>
            </w:r>
          </w:p>
        </w:tc>
        <w:tc>
          <w:tcPr>
            <w:tcW w:w="3681" w:type="dxa"/>
            <w:tcBorders>
              <w:top w:val="single" w:sz="4" w:space="0" w:color="auto"/>
              <w:bottom w:val="single" w:sz="4" w:space="0" w:color="auto"/>
            </w:tcBorders>
          </w:tcPr>
          <w:p w14:paraId="5D394FA1" w14:textId="5F3198F1" w:rsidR="00A0724F" w:rsidRPr="00A0724F" w:rsidRDefault="00A0724F" w:rsidP="006A5F30">
            <w:pPr>
              <w:spacing w:before="240" w:after="240"/>
              <w:jc w:val="both"/>
              <w:rPr>
                <w:b/>
                <w:bCs/>
              </w:rPr>
            </w:pPr>
            <w:r w:rsidRPr="002201EA">
              <w:t xml:space="preserve">Access via </w:t>
            </w:r>
            <w:r>
              <w:t>web p</w:t>
            </w:r>
            <w:r w:rsidRPr="002201EA">
              <w:t xml:space="preserve">ortal and through </w:t>
            </w:r>
            <w:r w:rsidR="00B708A4">
              <w:t xml:space="preserve">API </w:t>
            </w:r>
            <w:r w:rsidRPr="002201EA">
              <w:t>system integrations.</w:t>
            </w:r>
          </w:p>
        </w:tc>
      </w:tr>
      <w:tr w:rsidR="00A0724F" w:rsidRPr="00A0724F" w14:paraId="3BB73288" w14:textId="77777777" w:rsidTr="009F1A56">
        <w:tc>
          <w:tcPr>
            <w:tcW w:w="2405" w:type="dxa"/>
            <w:tcBorders>
              <w:top w:val="single" w:sz="4" w:space="0" w:color="auto"/>
              <w:bottom w:val="single" w:sz="4" w:space="0" w:color="auto"/>
            </w:tcBorders>
          </w:tcPr>
          <w:p w14:paraId="2FC2C528" w14:textId="48B4D0BE" w:rsidR="00A0724F" w:rsidRPr="002201EA" w:rsidRDefault="00A0724F" w:rsidP="006A5F30">
            <w:pPr>
              <w:spacing w:before="240" w:after="240"/>
              <w:jc w:val="both"/>
              <w:rPr>
                <w:b/>
                <w:bCs/>
              </w:rPr>
            </w:pPr>
            <w:r w:rsidRPr="002201EA">
              <w:rPr>
                <w:b/>
                <w:bCs/>
              </w:rPr>
              <w:t>N</w:t>
            </w:r>
            <w:r>
              <w:rPr>
                <w:b/>
                <w:bCs/>
              </w:rPr>
              <w:t>o</w:t>
            </w:r>
            <w:r w:rsidRPr="002201EA">
              <w:rPr>
                <w:b/>
                <w:bCs/>
              </w:rPr>
              <w:t xml:space="preserve"> of Users</w:t>
            </w:r>
          </w:p>
        </w:tc>
        <w:tc>
          <w:tcPr>
            <w:tcW w:w="3433" w:type="dxa"/>
            <w:tcBorders>
              <w:top w:val="single" w:sz="4" w:space="0" w:color="auto"/>
              <w:bottom w:val="single" w:sz="4" w:space="0" w:color="auto"/>
            </w:tcBorders>
          </w:tcPr>
          <w:p w14:paraId="5E124FF8" w14:textId="70851425" w:rsidR="00A0724F" w:rsidRPr="00A0724F" w:rsidRDefault="00B708A4" w:rsidP="006A5F30">
            <w:pPr>
              <w:spacing w:before="240" w:after="240"/>
              <w:jc w:val="both"/>
              <w:rPr>
                <w:b/>
                <w:bCs/>
              </w:rPr>
            </w:pPr>
            <w:r w:rsidRPr="00B708A4">
              <w:t>As defined per package in Price List</w:t>
            </w:r>
            <w:r w:rsidR="00342E9B">
              <w:t>.</w:t>
            </w:r>
          </w:p>
        </w:tc>
        <w:tc>
          <w:tcPr>
            <w:tcW w:w="3681" w:type="dxa"/>
            <w:tcBorders>
              <w:top w:val="single" w:sz="4" w:space="0" w:color="auto"/>
              <w:bottom w:val="single" w:sz="4" w:space="0" w:color="auto"/>
            </w:tcBorders>
          </w:tcPr>
          <w:p w14:paraId="7F92BF05" w14:textId="4139D2BA" w:rsidR="00A0724F" w:rsidRPr="00A0724F" w:rsidRDefault="00A0724F" w:rsidP="006A5F30">
            <w:pPr>
              <w:spacing w:before="240" w:after="240"/>
              <w:jc w:val="both"/>
              <w:rPr>
                <w:b/>
                <w:bCs/>
              </w:rPr>
            </w:pPr>
            <w:r w:rsidRPr="00005E8C">
              <w:t>Unlimited</w:t>
            </w:r>
            <w:r w:rsidR="00F85A65" w:rsidRPr="00005E8C">
              <w:t xml:space="preserve"> </w:t>
            </w:r>
            <w:r w:rsidRPr="002201EA">
              <w:t>users.</w:t>
            </w:r>
          </w:p>
        </w:tc>
      </w:tr>
      <w:tr w:rsidR="00A0724F" w:rsidRPr="00A0724F" w14:paraId="2740489C" w14:textId="77777777" w:rsidTr="009F1A56">
        <w:tc>
          <w:tcPr>
            <w:tcW w:w="2405" w:type="dxa"/>
            <w:tcBorders>
              <w:top w:val="single" w:sz="4" w:space="0" w:color="auto"/>
              <w:bottom w:val="single" w:sz="4" w:space="0" w:color="auto"/>
            </w:tcBorders>
          </w:tcPr>
          <w:p w14:paraId="1D13BC19" w14:textId="158B39D0" w:rsidR="00A0724F" w:rsidRPr="002201EA" w:rsidRDefault="00A0724F" w:rsidP="006A5F30">
            <w:pPr>
              <w:spacing w:before="240" w:after="240"/>
              <w:jc w:val="both"/>
              <w:rPr>
                <w:b/>
                <w:bCs/>
              </w:rPr>
            </w:pPr>
            <w:r w:rsidRPr="002201EA">
              <w:rPr>
                <w:b/>
                <w:bCs/>
              </w:rPr>
              <w:t>Login Method</w:t>
            </w:r>
          </w:p>
        </w:tc>
        <w:tc>
          <w:tcPr>
            <w:tcW w:w="3433" w:type="dxa"/>
            <w:tcBorders>
              <w:top w:val="single" w:sz="4" w:space="0" w:color="auto"/>
              <w:bottom w:val="single" w:sz="4" w:space="0" w:color="auto"/>
            </w:tcBorders>
          </w:tcPr>
          <w:p w14:paraId="1923C3BB" w14:textId="1898E5C5" w:rsidR="00A0724F" w:rsidRPr="00A0724F" w:rsidRDefault="00A0724F" w:rsidP="006A5F30">
            <w:pPr>
              <w:spacing w:before="240" w:after="240"/>
              <w:jc w:val="both"/>
              <w:rPr>
                <w:b/>
                <w:bCs/>
              </w:rPr>
            </w:pPr>
            <w:r w:rsidRPr="002201EA">
              <w:t>Email + password.</w:t>
            </w:r>
          </w:p>
        </w:tc>
        <w:tc>
          <w:tcPr>
            <w:tcW w:w="3681" w:type="dxa"/>
            <w:tcBorders>
              <w:top w:val="single" w:sz="4" w:space="0" w:color="auto"/>
              <w:bottom w:val="single" w:sz="4" w:space="0" w:color="auto"/>
            </w:tcBorders>
          </w:tcPr>
          <w:p w14:paraId="0C189CB3" w14:textId="174AB1CE" w:rsidR="00356D23" w:rsidRPr="007829E7" w:rsidRDefault="00356D23" w:rsidP="006A5F30">
            <w:pPr>
              <w:spacing w:before="240" w:after="240"/>
              <w:jc w:val="both"/>
            </w:pPr>
            <w:r>
              <w:t>W</w:t>
            </w:r>
            <w:r w:rsidRPr="00356D23">
              <w:t>ith organizational credentials via SSO</w:t>
            </w:r>
            <w:r w:rsidR="005A393D">
              <w:t xml:space="preserve"> and/or </w:t>
            </w:r>
            <w:r w:rsidR="005A393D" w:rsidRPr="005A393D">
              <w:t>Email + password.</w:t>
            </w:r>
          </w:p>
        </w:tc>
      </w:tr>
      <w:tr w:rsidR="004B7206" w:rsidRPr="00A0724F" w14:paraId="48DA508B" w14:textId="77777777" w:rsidTr="009F1A56">
        <w:tc>
          <w:tcPr>
            <w:tcW w:w="2405" w:type="dxa"/>
            <w:tcBorders>
              <w:top w:val="single" w:sz="4" w:space="0" w:color="auto"/>
              <w:bottom w:val="single" w:sz="4" w:space="0" w:color="auto"/>
            </w:tcBorders>
            <w:vAlign w:val="center"/>
          </w:tcPr>
          <w:p w14:paraId="2AB0936C" w14:textId="64591A26" w:rsidR="004B7206" w:rsidRPr="002201EA" w:rsidRDefault="004B7206" w:rsidP="006A5F30">
            <w:pPr>
              <w:spacing w:before="240" w:after="240"/>
              <w:jc w:val="both"/>
              <w:rPr>
                <w:b/>
                <w:bCs/>
              </w:rPr>
            </w:pPr>
            <w:r w:rsidRPr="002201EA">
              <w:rPr>
                <w:b/>
                <w:bCs/>
              </w:rPr>
              <w:t>User Rights</w:t>
            </w:r>
          </w:p>
        </w:tc>
        <w:tc>
          <w:tcPr>
            <w:tcW w:w="3433" w:type="dxa"/>
            <w:tcBorders>
              <w:top w:val="single" w:sz="4" w:space="0" w:color="auto"/>
              <w:bottom w:val="single" w:sz="4" w:space="0" w:color="auto"/>
            </w:tcBorders>
            <w:vAlign w:val="center"/>
          </w:tcPr>
          <w:p w14:paraId="53145792" w14:textId="23ECDE55" w:rsidR="004B7206" w:rsidRPr="00A0724F" w:rsidRDefault="004B7206" w:rsidP="006A5F30">
            <w:pPr>
              <w:spacing w:before="240" w:after="240"/>
              <w:jc w:val="both"/>
              <w:rPr>
                <w:b/>
                <w:bCs/>
              </w:rPr>
            </w:pPr>
            <w:r w:rsidRPr="002201EA">
              <w:t>Basic roles with limited visibility.</w:t>
            </w:r>
          </w:p>
        </w:tc>
        <w:tc>
          <w:tcPr>
            <w:tcW w:w="3681" w:type="dxa"/>
            <w:tcBorders>
              <w:top w:val="single" w:sz="4" w:space="0" w:color="auto"/>
              <w:bottom w:val="single" w:sz="4" w:space="0" w:color="auto"/>
            </w:tcBorders>
            <w:vAlign w:val="center"/>
          </w:tcPr>
          <w:p w14:paraId="4E7064DD" w14:textId="511A275D" w:rsidR="004B7206" w:rsidRPr="00A0724F" w:rsidRDefault="004B7206" w:rsidP="006A5F30">
            <w:pPr>
              <w:spacing w:before="240" w:after="240"/>
              <w:jc w:val="both"/>
              <w:rPr>
                <w:b/>
                <w:bCs/>
              </w:rPr>
            </w:pPr>
            <w:r w:rsidRPr="002201EA">
              <w:t>Advanced rights including department structures sourced from AD.</w:t>
            </w:r>
          </w:p>
        </w:tc>
      </w:tr>
      <w:tr w:rsidR="004B7206" w:rsidRPr="00A0724F" w14:paraId="2DF3267F" w14:textId="77777777" w:rsidTr="009F1A56">
        <w:tc>
          <w:tcPr>
            <w:tcW w:w="2405" w:type="dxa"/>
            <w:tcBorders>
              <w:top w:val="single" w:sz="4" w:space="0" w:color="auto"/>
              <w:bottom w:val="single" w:sz="4" w:space="0" w:color="auto"/>
            </w:tcBorders>
            <w:vAlign w:val="center"/>
          </w:tcPr>
          <w:p w14:paraId="0A3EF799" w14:textId="1E2AF2E8" w:rsidR="004B7206" w:rsidRPr="002201EA" w:rsidRDefault="004B7206" w:rsidP="006A5F30">
            <w:pPr>
              <w:spacing w:before="240" w:after="240"/>
              <w:jc w:val="both"/>
              <w:rPr>
                <w:b/>
                <w:bCs/>
              </w:rPr>
            </w:pPr>
            <w:r w:rsidRPr="002201EA">
              <w:rPr>
                <w:b/>
                <w:bCs/>
              </w:rPr>
              <w:t>Authentication Level</w:t>
            </w:r>
          </w:p>
        </w:tc>
        <w:tc>
          <w:tcPr>
            <w:tcW w:w="3433" w:type="dxa"/>
            <w:tcBorders>
              <w:top w:val="single" w:sz="4" w:space="0" w:color="auto"/>
              <w:bottom w:val="single" w:sz="4" w:space="0" w:color="auto"/>
            </w:tcBorders>
            <w:vAlign w:val="center"/>
          </w:tcPr>
          <w:p w14:paraId="2CAD5A1C" w14:textId="6F3FE38A" w:rsidR="004B7206" w:rsidRPr="00A0724F" w:rsidRDefault="004B7206" w:rsidP="006A5F30">
            <w:pPr>
              <w:spacing w:before="240" w:after="240"/>
              <w:jc w:val="both"/>
              <w:rPr>
                <w:b/>
                <w:bCs/>
              </w:rPr>
            </w:pPr>
            <w:r w:rsidRPr="002201EA">
              <w:t>Strong Authentication (AES) only.</w:t>
            </w:r>
          </w:p>
        </w:tc>
        <w:tc>
          <w:tcPr>
            <w:tcW w:w="3681" w:type="dxa"/>
            <w:tcBorders>
              <w:top w:val="single" w:sz="4" w:space="0" w:color="auto"/>
              <w:bottom w:val="single" w:sz="4" w:space="0" w:color="auto"/>
            </w:tcBorders>
            <w:vAlign w:val="center"/>
          </w:tcPr>
          <w:p w14:paraId="1166C07D" w14:textId="010925F0" w:rsidR="004B7206" w:rsidRPr="00A0724F" w:rsidRDefault="004B7206" w:rsidP="006A5F30">
            <w:pPr>
              <w:spacing w:before="240" w:after="240"/>
              <w:jc w:val="both"/>
              <w:rPr>
                <w:b/>
                <w:bCs/>
              </w:rPr>
            </w:pPr>
            <w:r w:rsidRPr="002201EA">
              <w:t>AES default; optional SES (SMS OTP, email OTP, drawn signature).</w:t>
            </w:r>
          </w:p>
        </w:tc>
      </w:tr>
      <w:tr w:rsidR="004B7206" w:rsidRPr="00A0724F" w14:paraId="7CE8A687" w14:textId="77777777" w:rsidTr="009F1A56">
        <w:tc>
          <w:tcPr>
            <w:tcW w:w="2405" w:type="dxa"/>
            <w:tcBorders>
              <w:top w:val="single" w:sz="4" w:space="0" w:color="auto"/>
              <w:bottom w:val="single" w:sz="4" w:space="0" w:color="auto"/>
            </w:tcBorders>
            <w:vAlign w:val="center"/>
          </w:tcPr>
          <w:p w14:paraId="469C3B47" w14:textId="04498760" w:rsidR="004B7206" w:rsidRPr="002201EA" w:rsidRDefault="004B7206" w:rsidP="006A5F30">
            <w:pPr>
              <w:spacing w:before="240" w:after="240"/>
              <w:jc w:val="both"/>
              <w:rPr>
                <w:b/>
                <w:bCs/>
              </w:rPr>
            </w:pPr>
            <w:r w:rsidRPr="002201EA">
              <w:rPr>
                <w:b/>
                <w:bCs/>
              </w:rPr>
              <w:t>Workflow Options</w:t>
            </w:r>
          </w:p>
        </w:tc>
        <w:tc>
          <w:tcPr>
            <w:tcW w:w="3433" w:type="dxa"/>
            <w:tcBorders>
              <w:top w:val="single" w:sz="4" w:space="0" w:color="auto"/>
              <w:bottom w:val="single" w:sz="4" w:space="0" w:color="auto"/>
            </w:tcBorders>
            <w:vAlign w:val="center"/>
          </w:tcPr>
          <w:p w14:paraId="729AE583" w14:textId="13DB2ACB" w:rsidR="004B7206" w:rsidRPr="002201EA" w:rsidRDefault="004B7206" w:rsidP="006A5F30">
            <w:pPr>
              <w:spacing w:before="240" w:after="240"/>
              <w:jc w:val="both"/>
            </w:pPr>
            <w:r w:rsidRPr="002201EA">
              <w:t>Single standardized workflow.</w:t>
            </w:r>
          </w:p>
        </w:tc>
        <w:tc>
          <w:tcPr>
            <w:tcW w:w="3681" w:type="dxa"/>
            <w:tcBorders>
              <w:top w:val="single" w:sz="4" w:space="0" w:color="auto"/>
              <w:bottom w:val="single" w:sz="4" w:space="0" w:color="auto"/>
            </w:tcBorders>
            <w:vAlign w:val="center"/>
          </w:tcPr>
          <w:p w14:paraId="3B63C0CF" w14:textId="17A669C9" w:rsidR="004B7206" w:rsidRPr="002201EA" w:rsidRDefault="004B7206" w:rsidP="006A5F30">
            <w:pPr>
              <w:spacing w:before="240" w:after="240"/>
              <w:jc w:val="both"/>
            </w:pPr>
            <w:r w:rsidRPr="002201EA">
              <w:t>Configurable workflows</w:t>
            </w:r>
            <w:r w:rsidR="00356D23">
              <w:t xml:space="preserve"> and multi template setup</w:t>
            </w:r>
            <w:r w:rsidR="00342E9B">
              <w:t>.</w:t>
            </w:r>
          </w:p>
        </w:tc>
      </w:tr>
      <w:tr w:rsidR="004B7206" w:rsidRPr="00A0724F" w14:paraId="7DBF9B3D" w14:textId="77777777" w:rsidTr="009F1A56">
        <w:tc>
          <w:tcPr>
            <w:tcW w:w="2405" w:type="dxa"/>
            <w:tcBorders>
              <w:top w:val="single" w:sz="4" w:space="0" w:color="auto"/>
              <w:bottom w:val="single" w:sz="4" w:space="0" w:color="auto"/>
            </w:tcBorders>
            <w:vAlign w:val="center"/>
          </w:tcPr>
          <w:p w14:paraId="1BF3D29F" w14:textId="3AB37696" w:rsidR="004B7206" w:rsidRPr="002201EA" w:rsidRDefault="004B7206" w:rsidP="007829E7">
            <w:pPr>
              <w:spacing w:before="240" w:after="240"/>
              <w:rPr>
                <w:b/>
                <w:bCs/>
              </w:rPr>
            </w:pPr>
            <w:r w:rsidRPr="002201EA">
              <w:rPr>
                <w:b/>
                <w:bCs/>
              </w:rPr>
              <w:t>API and Integration</w:t>
            </w:r>
          </w:p>
        </w:tc>
        <w:tc>
          <w:tcPr>
            <w:tcW w:w="3433" w:type="dxa"/>
            <w:tcBorders>
              <w:top w:val="single" w:sz="4" w:space="0" w:color="auto"/>
              <w:bottom w:val="single" w:sz="4" w:space="0" w:color="auto"/>
            </w:tcBorders>
            <w:vAlign w:val="center"/>
          </w:tcPr>
          <w:p w14:paraId="73E3DBE0" w14:textId="11D922E6" w:rsidR="004B7206" w:rsidRPr="002201EA" w:rsidRDefault="004B7206" w:rsidP="006A5F30">
            <w:pPr>
              <w:spacing w:before="240" w:after="240"/>
              <w:jc w:val="both"/>
            </w:pPr>
            <w:r w:rsidRPr="002201EA">
              <w:t>Not supported.</w:t>
            </w:r>
          </w:p>
        </w:tc>
        <w:tc>
          <w:tcPr>
            <w:tcW w:w="3681" w:type="dxa"/>
            <w:tcBorders>
              <w:top w:val="single" w:sz="4" w:space="0" w:color="auto"/>
              <w:bottom w:val="single" w:sz="4" w:space="0" w:color="auto"/>
            </w:tcBorders>
            <w:vAlign w:val="center"/>
          </w:tcPr>
          <w:p w14:paraId="07771079" w14:textId="521C9331" w:rsidR="004B7206" w:rsidRPr="002201EA" w:rsidRDefault="004B7206" w:rsidP="006A5F30">
            <w:pPr>
              <w:spacing w:before="240" w:after="240"/>
              <w:jc w:val="both"/>
            </w:pPr>
            <w:r w:rsidRPr="002201EA">
              <w:t>Full REST API and Webhook support.</w:t>
            </w:r>
          </w:p>
        </w:tc>
      </w:tr>
      <w:tr w:rsidR="004B7206" w:rsidRPr="00A0724F" w14:paraId="19EA1967" w14:textId="77777777" w:rsidTr="009F1A56">
        <w:tc>
          <w:tcPr>
            <w:tcW w:w="2405" w:type="dxa"/>
            <w:tcBorders>
              <w:top w:val="single" w:sz="4" w:space="0" w:color="auto"/>
              <w:bottom w:val="single" w:sz="4" w:space="0" w:color="auto"/>
            </w:tcBorders>
            <w:vAlign w:val="center"/>
          </w:tcPr>
          <w:p w14:paraId="6CE222F8" w14:textId="44DD4023" w:rsidR="004B7206" w:rsidRPr="002201EA" w:rsidRDefault="004B7206" w:rsidP="006A5F30">
            <w:pPr>
              <w:spacing w:before="240" w:after="240"/>
              <w:jc w:val="both"/>
              <w:rPr>
                <w:b/>
                <w:bCs/>
              </w:rPr>
            </w:pPr>
            <w:r w:rsidRPr="002201EA">
              <w:rPr>
                <w:b/>
                <w:bCs/>
              </w:rPr>
              <w:lastRenderedPageBreak/>
              <w:t>Advanced Features</w:t>
            </w:r>
          </w:p>
        </w:tc>
        <w:tc>
          <w:tcPr>
            <w:tcW w:w="3433" w:type="dxa"/>
            <w:tcBorders>
              <w:top w:val="single" w:sz="4" w:space="0" w:color="auto"/>
              <w:bottom w:val="single" w:sz="4" w:space="0" w:color="auto"/>
            </w:tcBorders>
            <w:vAlign w:val="center"/>
          </w:tcPr>
          <w:p w14:paraId="3A6462BB" w14:textId="76F24FA2" w:rsidR="004B7206" w:rsidRPr="002201EA" w:rsidRDefault="004B7206" w:rsidP="006A5F30">
            <w:pPr>
              <w:spacing w:before="240" w:after="240"/>
              <w:jc w:val="both"/>
            </w:pPr>
            <w:r w:rsidRPr="002201EA">
              <w:t>Not supported.</w:t>
            </w:r>
          </w:p>
        </w:tc>
        <w:tc>
          <w:tcPr>
            <w:tcW w:w="3681" w:type="dxa"/>
            <w:tcBorders>
              <w:top w:val="single" w:sz="4" w:space="0" w:color="auto"/>
              <w:bottom w:val="single" w:sz="4" w:space="0" w:color="auto"/>
            </w:tcBorders>
            <w:vAlign w:val="center"/>
          </w:tcPr>
          <w:p w14:paraId="382C634C" w14:textId="33D8A8C0" w:rsidR="004B7206" w:rsidRPr="002201EA" w:rsidRDefault="00356D23" w:rsidP="006A5F30">
            <w:pPr>
              <w:spacing w:before="240" w:after="240"/>
              <w:jc w:val="both"/>
            </w:pPr>
            <w:r>
              <w:t>Online forms</w:t>
            </w:r>
            <w:r w:rsidR="004B7206" w:rsidRPr="002201EA">
              <w:t>, review periods, file conversion, etc.</w:t>
            </w:r>
          </w:p>
        </w:tc>
      </w:tr>
      <w:tr w:rsidR="004B7206" w:rsidRPr="00A0724F" w14:paraId="5A7033F1" w14:textId="77777777" w:rsidTr="009F1A56">
        <w:tc>
          <w:tcPr>
            <w:tcW w:w="2405" w:type="dxa"/>
            <w:tcBorders>
              <w:top w:val="single" w:sz="4" w:space="0" w:color="auto"/>
              <w:bottom w:val="single" w:sz="4" w:space="0" w:color="auto"/>
            </w:tcBorders>
            <w:vAlign w:val="center"/>
          </w:tcPr>
          <w:p w14:paraId="0F076ECE" w14:textId="1D85825D" w:rsidR="004B7206" w:rsidRPr="002201EA" w:rsidRDefault="004B7206" w:rsidP="006A5F30">
            <w:pPr>
              <w:spacing w:before="240" w:after="240"/>
              <w:jc w:val="both"/>
              <w:rPr>
                <w:b/>
                <w:bCs/>
              </w:rPr>
            </w:pPr>
            <w:r w:rsidRPr="002201EA">
              <w:rPr>
                <w:b/>
                <w:bCs/>
              </w:rPr>
              <w:t>Branding</w:t>
            </w:r>
          </w:p>
        </w:tc>
        <w:tc>
          <w:tcPr>
            <w:tcW w:w="3433" w:type="dxa"/>
            <w:tcBorders>
              <w:top w:val="single" w:sz="4" w:space="0" w:color="auto"/>
              <w:bottom w:val="single" w:sz="4" w:space="0" w:color="auto"/>
            </w:tcBorders>
            <w:vAlign w:val="center"/>
          </w:tcPr>
          <w:p w14:paraId="2B32931A" w14:textId="487F7480" w:rsidR="004B7206" w:rsidRPr="002201EA" w:rsidRDefault="004B7206" w:rsidP="006A5F30">
            <w:pPr>
              <w:spacing w:before="240" w:after="240"/>
              <w:jc w:val="both"/>
            </w:pPr>
            <w:r w:rsidRPr="002201EA">
              <w:t>Standard branding only.</w:t>
            </w:r>
          </w:p>
        </w:tc>
        <w:tc>
          <w:tcPr>
            <w:tcW w:w="3681" w:type="dxa"/>
            <w:tcBorders>
              <w:top w:val="single" w:sz="4" w:space="0" w:color="auto"/>
              <w:bottom w:val="single" w:sz="4" w:space="0" w:color="auto"/>
            </w:tcBorders>
            <w:vAlign w:val="center"/>
          </w:tcPr>
          <w:p w14:paraId="4E42241C" w14:textId="26E66A34" w:rsidR="004B7206" w:rsidRPr="002201EA" w:rsidRDefault="00356D23" w:rsidP="006A5F30">
            <w:pPr>
              <w:spacing w:before="240" w:after="240"/>
              <w:jc w:val="both"/>
            </w:pPr>
            <w:r>
              <w:t>Custom company branding</w:t>
            </w:r>
            <w:r w:rsidR="006B2F7A">
              <w:t xml:space="preserve"> </w:t>
            </w:r>
            <w:r w:rsidR="006B2F7A" w:rsidRPr="006B2F7A">
              <w:t>across all signer-facing touchpoints</w:t>
            </w:r>
            <w:r w:rsidR="00342E9B">
              <w:t>.</w:t>
            </w:r>
          </w:p>
        </w:tc>
      </w:tr>
      <w:tr w:rsidR="004B7206" w:rsidRPr="00A0724F" w14:paraId="73E7BBBF" w14:textId="77777777" w:rsidTr="009F1A56">
        <w:tc>
          <w:tcPr>
            <w:tcW w:w="2405" w:type="dxa"/>
            <w:tcBorders>
              <w:top w:val="single" w:sz="4" w:space="0" w:color="auto"/>
            </w:tcBorders>
            <w:vAlign w:val="center"/>
          </w:tcPr>
          <w:p w14:paraId="6D51676D" w14:textId="57B14861" w:rsidR="004B7206" w:rsidRPr="002201EA" w:rsidRDefault="004B7206" w:rsidP="006A5F30">
            <w:pPr>
              <w:spacing w:before="240" w:after="240"/>
              <w:jc w:val="both"/>
              <w:rPr>
                <w:b/>
                <w:bCs/>
              </w:rPr>
            </w:pPr>
            <w:r w:rsidRPr="002201EA">
              <w:rPr>
                <w:b/>
                <w:bCs/>
              </w:rPr>
              <w:t xml:space="preserve">Billing </w:t>
            </w:r>
          </w:p>
        </w:tc>
        <w:tc>
          <w:tcPr>
            <w:tcW w:w="3433" w:type="dxa"/>
            <w:tcBorders>
              <w:top w:val="single" w:sz="4" w:space="0" w:color="auto"/>
            </w:tcBorders>
            <w:vAlign w:val="center"/>
          </w:tcPr>
          <w:p w14:paraId="66F9A1ED" w14:textId="3F5EE550" w:rsidR="004B7206" w:rsidRPr="002201EA" w:rsidRDefault="004B7206" w:rsidP="006A5F30">
            <w:pPr>
              <w:spacing w:before="240" w:after="240"/>
              <w:jc w:val="both"/>
            </w:pPr>
            <w:r w:rsidRPr="002201EA">
              <w:t>Fixed Monthly Packages; overages billed per Price List.</w:t>
            </w:r>
          </w:p>
        </w:tc>
        <w:tc>
          <w:tcPr>
            <w:tcW w:w="3681" w:type="dxa"/>
            <w:tcBorders>
              <w:top w:val="single" w:sz="4" w:space="0" w:color="auto"/>
            </w:tcBorders>
            <w:vAlign w:val="center"/>
          </w:tcPr>
          <w:p w14:paraId="11C5FF81" w14:textId="36900894" w:rsidR="004B7206" w:rsidRPr="002201EA" w:rsidRDefault="004B7206" w:rsidP="006A5F30">
            <w:pPr>
              <w:spacing w:before="240" w:after="240"/>
              <w:jc w:val="both"/>
            </w:pPr>
            <w:r w:rsidRPr="002201EA">
              <w:t>Monthly Platform Base Fee + per-transaction fees + SMS charges.</w:t>
            </w:r>
          </w:p>
        </w:tc>
      </w:tr>
    </w:tbl>
    <w:p w14:paraId="674331B4" w14:textId="40D48B7A" w:rsidR="002201EA" w:rsidRPr="002201EA" w:rsidRDefault="002201EA" w:rsidP="006A5F30">
      <w:pPr>
        <w:jc w:val="both"/>
      </w:pPr>
    </w:p>
    <w:p w14:paraId="596E8847" w14:textId="14B97918" w:rsidR="001541D1" w:rsidRPr="009F1A56" w:rsidRDefault="000D5150" w:rsidP="009F1A56">
      <w:pPr>
        <w:pStyle w:val="Heading1"/>
        <w:spacing w:before="240" w:after="240"/>
        <w:ind w:left="431" w:hanging="431"/>
        <w:jc w:val="both"/>
        <w:rPr>
          <w:color w:val="auto"/>
        </w:rPr>
      </w:pPr>
      <w:r w:rsidRPr="009F1A56">
        <w:rPr>
          <w:color w:val="auto"/>
        </w:rPr>
        <w:t>Account Management, Authentication and Access</w:t>
      </w:r>
      <w:r w:rsidR="001541D1" w:rsidRPr="009F1A56">
        <w:rPr>
          <w:color w:val="auto"/>
        </w:rPr>
        <w:t xml:space="preserve"> </w:t>
      </w:r>
    </w:p>
    <w:p w14:paraId="123D5EE0" w14:textId="0D28470C" w:rsidR="005254FE" w:rsidRPr="000D5150" w:rsidRDefault="000D5150" w:rsidP="006A5F30">
      <w:pPr>
        <w:pStyle w:val="Heading2"/>
        <w:jc w:val="both"/>
        <w:rPr>
          <w:szCs w:val="22"/>
        </w:rPr>
      </w:pPr>
      <w:r w:rsidRPr="001541D1">
        <w:rPr>
          <w:szCs w:val="22"/>
        </w:rPr>
        <w:t xml:space="preserve">Account Management </w:t>
      </w:r>
    </w:p>
    <w:p w14:paraId="28965F48" w14:textId="77777777" w:rsidR="005254FE" w:rsidRPr="009F1A56" w:rsidRDefault="005254FE" w:rsidP="00535624">
      <w:pPr>
        <w:pStyle w:val="ListParagraph"/>
        <w:numPr>
          <w:ilvl w:val="0"/>
          <w:numId w:val="5"/>
        </w:numPr>
        <w:ind w:right="139"/>
        <w:jc w:val="both"/>
        <w:rPr>
          <w:color w:val="auto"/>
        </w:rPr>
      </w:pPr>
      <w:r w:rsidRPr="005254FE">
        <w:t xml:space="preserve">The Subscriber designates contact persons responsible for determining which individuals are authorised to access and use the Service. The required </w:t>
      </w:r>
      <w:r w:rsidRPr="009F1A56">
        <w:rPr>
          <w:color w:val="auto"/>
        </w:rPr>
        <w:t xml:space="preserve">user information, including the user’s name, e-mail address, and mobile telephone number, is provided to </w:t>
      </w:r>
      <w:hyperlink r:id="rId11" w:history="1">
        <w:r w:rsidRPr="009F1A56">
          <w:rPr>
            <w:rStyle w:val="Hyperlink"/>
            <w:color w:val="auto"/>
          </w:rPr>
          <w:t>support@allekirjoitus.fi</w:t>
        </w:r>
      </w:hyperlink>
      <w:r w:rsidRPr="009F1A56">
        <w:rPr>
          <w:color w:val="auto"/>
        </w:rPr>
        <w:t>.</w:t>
      </w:r>
    </w:p>
    <w:p w14:paraId="7A67A452" w14:textId="6EFD2E16" w:rsidR="001541D1" w:rsidRPr="009F1A56" w:rsidRDefault="005254FE" w:rsidP="00535624">
      <w:pPr>
        <w:pStyle w:val="ListParagraph"/>
        <w:numPr>
          <w:ilvl w:val="0"/>
          <w:numId w:val="5"/>
        </w:numPr>
        <w:ind w:right="139"/>
        <w:jc w:val="both"/>
        <w:rPr>
          <w:color w:val="auto"/>
        </w:rPr>
      </w:pPr>
      <w:r w:rsidRPr="009F1A56">
        <w:rPr>
          <w:color w:val="auto"/>
          <w:szCs w:val="22"/>
        </w:rPr>
        <w:t xml:space="preserve">SK provides the Service to the Subscriber for use by the Subscriber’s designated employees and representatives. </w:t>
      </w:r>
    </w:p>
    <w:p w14:paraId="1939DD21" w14:textId="3130C6AD" w:rsidR="000D5150" w:rsidRPr="009F1A56" w:rsidRDefault="000D5150" w:rsidP="00F053C2">
      <w:pPr>
        <w:pStyle w:val="Heading2"/>
        <w:ind w:right="139"/>
        <w:jc w:val="both"/>
        <w:rPr>
          <w:color w:val="auto"/>
          <w:szCs w:val="22"/>
        </w:rPr>
      </w:pPr>
      <w:r w:rsidRPr="009F1A56">
        <w:rPr>
          <w:color w:val="auto"/>
          <w:szCs w:val="22"/>
        </w:rPr>
        <w:t xml:space="preserve">User Authentication and Access to </w:t>
      </w:r>
      <w:r w:rsidR="00790CAE" w:rsidRPr="009F1A56">
        <w:rPr>
          <w:color w:val="auto"/>
          <w:szCs w:val="22"/>
        </w:rPr>
        <w:t>Basic</w:t>
      </w:r>
      <w:r w:rsidRPr="009F1A56">
        <w:rPr>
          <w:color w:val="auto"/>
          <w:szCs w:val="22"/>
        </w:rPr>
        <w:t xml:space="preserve"> </w:t>
      </w:r>
      <w:r w:rsidR="00013A38" w:rsidRPr="009F1A56">
        <w:rPr>
          <w:color w:val="auto"/>
          <w:szCs w:val="22"/>
        </w:rPr>
        <w:t>Tier</w:t>
      </w:r>
    </w:p>
    <w:p w14:paraId="5BE4F62E" w14:textId="144F348E" w:rsidR="000D5150" w:rsidRPr="009F1A56" w:rsidRDefault="000D5150" w:rsidP="00535624">
      <w:pPr>
        <w:pStyle w:val="ListParagraph"/>
        <w:numPr>
          <w:ilvl w:val="0"/>
          <w:numId w:val="5"/>
        </w:numPr>
        <w:ind w:right="139"/>
        <w:jc w:val="both"/>
        <w:rPr>
          <w:color w:val="auto"/>
          <w:szCs w:val="22"/>
        </w:rPr>
      </w:pPr>
      <w:r w:rsidRPr="009F1A56">
        <w:rPr>
          <w:b/>
          <w:bCs/>
          <w:color w:val="auto"/>
          <w:szCs w:val="22"/>
        </w:rPr>
        <w:t>Login Method:</w:t>
      </w:r>
      <w:r w:rsidRPr="009F1A56">
        <w:rPr>
          <w:color w:val="auto"/>
          <w:szCs w:val="22"/>
        </w:rPr>
        <w:t xml:space="preserve"> </w:t>
      </w:r>
      <w:r w:rsidR="00790CAE" w:rsidRPr="009F1A56">
        <w:rPr>
          <w:color w:val="auto"/>
          <w:szCs w:val="22"/>
        </w:rPr>
        <w:t>Basic</w:t>
      </w:r>
      <w:r w:rsidRPr="009F1A56">
        <w:rPr>
          <w:color w:val="auto"/>
          <w:szCs w:val="22"/>
        </w:rPr>
        <w:t xml:space="preserve"> </w:t>
      </w:r>
      <w:r w:rsidR="006B2F7A" w:rsidRPr="009F1A56">
        <w:rPr>
          <w:color w:val="auto"/>
          <w:szCs w:val="22"/>
        </w:rPr>
        <w:t>Tier</w:t>
      </w:r>
      <w:r w:rsidRPr="009F1A56">
        <w:rPr>
          <w:color w:val="auto"/>
          <w:szCs w:val="22"/>
        </w:rPr>
        <w:t xml:space="preserve"> users can only log in using an email address and password.</w:t>
      </w:r>
    </w:p>
    <w:p w14:paraId="79C52F94" w14:textId="77777777" w:rsidR="000D5150" w:rsidRPr="009F1A56" w:rsidRDefault="000D5150" w:rsidP="00535624">
      <w:pPr>
        <w:pStyle w:val="ListParagraph"/>
        <w:numPr>
          <w:ilvl w:val="0"/>
          <w:numId w:val="5"/>
        </w:numPr>
        <w:ind w:right="139"/>
        <w:jc w:val="both"/>
        <w:rPr>
          <w:color w:val="auto"/>
          <w:szCs w:val="22"/>
        </w:rPr>
      </w:pPr>
      <w:r w:rsidRPr="009F1A56">
        <w:rPr>
          <w:b/>
          <w:bCs/>
          <w:color w:val="auto"/>
          <w:szCs w:val="22"/>
        </w:rPr>
        <w:t xml:space="preserve">User Administration: </w:t>
      </w:r>
      <w:r w:rsidRPr="009F1A56">
        <w:rPr>
          <w:color w:val="auto"/>
          <w:szCs w:val="22"/>
        </w:rPr>
        <w:t xml:space="preserve">User access rights are defined by basic roles that typically restrict visibility to the user's own documents. The Subscriber is responsible for communicating necessary user additions, modifications, and deletions to SK via the support </w:t>
      </w:r>
      <w:hyperlink r:id="rId12" w:history="1">
        <w:r w:rsidRPr="009F1A56">
          <w:rPr>
            <w:rStyle w:val="Hyperlink"/>
            <w:color w:val="auto"/>
          </w:rPr>
          <w:t>support@allekirjoitus.fi</w:t>
        </w:r>
      </w:hyperlink>
      <w:r w:rsidRPr="009F1A56">
        <w:rPr>
          <w:color w:val="auto"/>
          <w:szCs w:val="22"/>
        </w:rPr>
        <w:t xml:space="preserve">. </w:t>
      </w:r>
    </w:p>
    <w:p w14:paraId="1F4385DC" w14:textId="60F07680" w:rsidR="000D5150" w:rsidRPr="000D5150" w:rsidRDefault="000D5150" w:rsidP="00F053C2">
      <w:pPr>
        <w:pStyle w:val="Heading2"/>
        <w:ind w:right="139"/>
        <w:jc w:val="both"/>
        <w:rPr>
          <w:szCs w:val="22"/>
        </w:rPr>
      </w:pPr>
      <w:r>
        <w:rPr>
          <w:szCs w:val="22"/>
        </w:rPr>
        <w:t xml:space="preserve">User Authentication and Access to Enterprise </w:t>
      </w:r>
      <w:r w:rsidR="00013A38">
        <w:rPr>
          <w:szCs w:val="22"/>
        </w:rPr>
        <w:t>Tier</w:t>
      </w:r>
    </w:p>
    <w:p w14:paraId="2A4C84C7" w14:textId="5F06FF20" w:rsidR="000D5150" w:rsidRPr="000D5150" w:rsidRDefault="000D5150" w:rsidP="00535624">
      <w:pPr>
        <w:pStyle w:val="ListParagraph"/>
        <w:numPr>
          <w:ilvl w:val="0"/>
          <w:numId w:val="5"/>
        </w:numPr>
        <w:ind w:right="139"/>
        <w:jc w:val="both"/>
        <w:rPr>
          <w:szCs w:val="22"/>
        </w:rPr>
      </w:pPr>
      <w:r w:rsidRPr="000D5150">
        <w:rPr>
          <w:szCs w:val="22"/>
        </w:rPr>
        <w:t>The Enterprise</w:t>
      </w:r>
      <w:r w:rsidR="003706F9">
        <w:rPr>
          <w:szCs w:val="22"/>
        </w:rPr>
        <w:t xml:space="preserve"> Tier</w:t>
      </w:r>
      <w:r w:rsidRPr="000D5150">
        <w:rPr>
          <w:szCs w:val="22"/>
        </w:rPr>
        <w:t xml:space="preserve"> enables additionally customized user identity and rights management through system integration.</w:t>
      </w:r>
    </w:p>
    <w:p w14:paraId="548E847C" w14:textId="0457E70E" w:rsidR="000D5150" w:rsidRDefault="000D5150" w:rsidP="00535624">
      <w:pPr>
        <w:pStyle w:val="ListParagraph"/>
        <w:numPr>
          <w:ilvl w:val="0"/>
          <w:numId w:val="5"/>
        </w:numPr>
        <w:ind w:right="139"/>
        <w:jc w:val="both"/>
      </w:pPr>
      <w:r w:rsidRPr="000D5150">
        <w:rPr>
          <w:b/>
          <w:bCs/>
          <w:szCs w:val="22"/>
        </w:rPr>
        <w:t>Single Sign-On (SSO):</w:t>
      </w:r>
      <w:r w:rsidRPr="000D5150">
        <w:rPr>
          <w:szCs w:val="22"/>
        </w:rPr>
        <w:t xml:space="preserve"> SK provides integration with the Subscriber's identity solutions, such as Microsoft Azure AD / Active Directory</w:t>
      </w:r>
      <w:r w:rsidRPr="000D5150">
        <w:t xml:space="preserve"> (AD),</w:t>
      </w:r>
      <w:r>
        <w:t xml:space="preserve"> enabling users to log in with their organizational credentials.</w:t>
      </w:r>
    </w:p>
    <w:p w14:paraId="7A7D59BE" w14:textId="2A674C83" w:rsidR="000D5150" w:rsidRPr="000D5150" w:rsidRDefault="000D5150" w:rsidP="00535624">
      <w:pPr>
        <w:pStyle w:val="ListParagraph"/>
        <w:numPr>
          <w:ilvl w:val="0"/>
          <w:numId w:val="5"/>
        </w:numPr>
        <w:ind w:right="139"/>
        <w:jc w:val="both"/>
        <w:rPr>
          <w:szCs w:val="22"/>
        </w:rPr>
      </w:pPr>
      <w:r w:rsidRPr="000D5150">
        <w:rPr>
          <w:b/>
          <w:bCs/>
          <w:szCs w:val="22"/>
        </w:rPr>
        <w:t xml:space="preserve">User Provisioning: </w:t>
      </w:r>
      <w:r w:rsidRPr="000D5150">
        <w:rPr>
          <w:szCs w:val="22"/>
        </w:rPr>
        <w:t>When a user logs in via AD/SSO for the first time, the user account is automatically created in the Service. To remove access, the Subscriber's IT support removes the user from the relevant AD group.</w:t>
      </w:r>
    </w:p>
    <w:p w14:paraId="65BDFB0D" w14:textId="158B0330" w:rsidR="001541D1" w:rsidRPr="000D5150" w:rsidRDefault="000D5150" w:rsidP="00535624">
      <w:pPr>
        <w:pStyle w:val="ListParagraph"/>
        <w:numPr>
          <w:ilvl w:val="0"/>
          <w:numId w:val="5"/>
        </w:numPr>
        <w:ind w:right="139"/>
        <w:jc w:val="both"/>
        <w:rPr>
          <w:szCs w:val="22"/>
        </w:rPr>
      </w:pPr>
      <w:r w:rsidRPr="000D5150">
        <w:rPr>
          <w:b/>
          <w:bCs/>
          <w:szCs w:val="22"/>
        </w:rPr>
        <w:t>Advanced User Rights:</w:t>
      </w:r>
      <w:r w:rsidRPr="000D5150">
        <w:rPr>
          <w:szCs w:val="22"/>
        </w:rPr>
        <w:t xml:space="preserve"> The Service supports advanced user rights management, including the configuration of organizational departments that connect users to departments.</w:t>
      </w:r>
      <w:r w:rsidR="00886E1B">
        <w:rPr>
          <w:szCs w:val="22"/>
        </w:rPr>
        <w:t xml:space="preserve"> </w:t>
      </w:r>
      <w:r w:rsidRPr="000D5150">
        <w:rPr>
          <w:szCs w:val="22"/>
        </w:rPr>
        <w:t xml:space="preserve">Department information can be fetched directly from the Subscriber's Active Directory. </w:t>
      </w:r>
    </w:p>
    <w:p w14:paraId="6ADC2ACA" w14:textId="77777777" w:rsidR="00F053C2" w:rsidRPr="009F1A56" w:rsidRDefault="00F053C2" w:rsidP="009F1A56">
      <w:pPr>
        <w:pStyle w:val="Heading1"/>
        <w:spacing w:before="240" w:after="240"/>
        <w:ind w:left="431" w:right="142" w:hanging="431"/>
        <w:jc w:val="both"/>
        <w:rPr>
          <w:color w:val="auto"/>
        </w:rPr>
      </w:pPr>
      <w:r w:rsidRPr="009F1A56">
        <w:rPr>
          <w:color w:val="auto"/>
        </w:rPr>
        <w:t>Service Fees</w:t>
      </w:r>
    </w:p>
    <w:p w14:paraId="7BFBFD4D" w14:textId="46B73350" w:rsidR="00F053C2" w:rsidRPr="00F053C2" w:rsidRDefault="00F053C2" w:rsidP="00F053C2">
      <w:pPr>
        <w:pStyle w:val="Heading2"/>
      </w:pPr>
      <w:r w:rsidRPr="00F053C2">
        <w:t>Service Fees:</w:t>
      </w:r>
      <w:r>
        <w:rPr>
          <w:b w:val="0"/>
          <w:bCs w:val="0"/>
        </w:rPr>
        <w:t xml:space="preserve"> </w:t>
      </w:r>
      <w:r w:rsidRPr="00F053C2">
        <w:rPr>
          <w:b w:val="0"/>
          <w:bCs w:val="0"/>
        </w:rPr>
        <w:t>Subscriber pays fees in accordance with the Price list or as agreed separately in the Subscriber Agreement.</w:t>
      </w:r>
    </w:p>
    <w:p w14:paraId="5BDBE55A" w14:textId="3AAD6B9E" w:rsidR="003D4161" w:rsidRPr="009F1A56" w:rsidRDefault="002201EA" w:rsidP="009F1A56">
      <w:pPr>
        <w:pStyle w:val="Heading1"/>
        <w:spacing w:before="240" w:after="240"/>
        <w:ind w:left="431" w:right="142" w:hanging="431"/>
        <w:jc w:val="both"/>
        <w:rPr>
          <w:color w:val="auto"/>
        </w:rPr>
      </w:pPr>
      <w:r w:rsidRPr="009F1A56">
        <w:rPr>
          <w:color w:val="auto"/>
        </w:rPr>
        <w:t>S</w:t>
      </w:r>
      <w:r w:rsidR="004B7206" w:rsidRPr="009F1A56">
        <w:rPr>
          <w:color w:val="auto"/>
        </w:rPr>
        <w:t>upport Channels and Service Leve</w:t>
      </w:r>
      <w:r w:rsidR="00E46B28" w:rsidRPr="009F1A56">
        <w:rPr>
          <w:color w:val="auto"/>
        </w:rPr>
        <w:t>l</w:t>
      </w:r>
      <w:r w:rsidR="004B7206" w:rsidRPr="009F1A56">
        <w:rPr>
          <w:color w:val="auto"/>
        </w:rPr>
        <w:t>s</w:t>
      </w:r>
      <w:r w:rsidRPr="009F1A56">
        <w:rPr>
          <w:color w:val="auto"/>
        </w:rPr>
        <w:t xml:space="preserve"> </w:t>
      </w:r>
    </w:p>
    <w:p w14:paraId="4014E3ED" w14:textId="77777777" w:rsidR="003D4161" w:rsidRPr="003D4161" w:rsidRDefault="003D4161" w:rsidP="00F053C2">
      <w:pPr>
        <w:pStyle w:val="Heading2"/>
        <w:ind w:right="139"/>
        <w:jc w:val="both"/>
        <w:rPr>
          <w:color w:val="FF3B13"/>
        </w:rPr>
      </w:pPr>
      <w:r w:rsidRPr="003D4161">
        <w:t>Contact Persons of the Subscriber.</w:t>
      </w:r>
      <w:r w:rsidRPr="00D317A9">
        <w:t xml:space="preserve"> </w:t>
      </w:r>
      <w:r w:rsidRPr="002201EA">
        <w:t xml:space="preserve">The </w:t>
      </w:r>
      <w:r w:rsidRPr="004B7206">
        <w:t>Subscriber</w:t>
      </w:r>
      <w:r w:rsidRPr="002201EA">
        <w:t xml:space="preserve"> must appoint:</w:t>
      </w:r>
    </w:p>
    <w:p w14:paraId="6DD7BF38" w14:textId="6807AECA" w:rsidR="00B14955" w:rsidRPr="009F1A56" w:rsidRDefault="00B14955" w:rsidP="00535624">
      <w:pPr>
        <w:numPr>
          <w:ilvl w:val="0"/>
          <w:numId w:val="4"/>
        </w:numPr>
        <w:shd w:val="clear" w:color="auto" w:fill="FFFFFF"/>
        <w:suppressAutoHyphens w:val="0"/>
        <w:spacing w:before="100" w:beforeAutospacing="1" w:after="100" w:afterAutospacing="1"/>
        <w:rPr>
          <w:rFonts w:ascii="Aptos" w:hAnsi="Aptos"/>
          <w:color w:val="auto"/>
          <w14:ligatures w14:val="none"/>
        </w:rPr>
      </w:pPr>
      <w:r>
        <w:rPr>
          <w:color w:val="000000"/>
        </w:rPr>
        <w:lastRenderedPageBreak/>
        <w:t xml:space="preserve">Basic Tier: Contractual </w:t>
      </w:r>
      <w:r w:rsidRPr="009F1A56">
        <w:rPr>
          <w:color w:val="auto"/>
        </w:rPr>
        <w:t xml:space="preserve">Contact Person is </w:t>
      </w:r>
      <w:proofErr w:type="gramStart"/>
      <w:r w:rsidRPr="009F1A56">
        <w:rPr>
          <w:color w:val="auto"/>
        </w:rPr>
        <w:t>mandatory,</w:t>
      </w:r>
      <w:proofErr w:type="gramEnd"/>
      <w:r w:rsidRPr="009F1A56">
        <w:rPr>
          <w:color w:val="auto"/>
        </w:rPr>
        <w:t xml:space="preserve"> Technical Contact Person is optional</w:t>
      </w:r>
      <w:r w:rsidR="00342E9B" w:rsidRPr="009F1A56">
        <w:rPr>
          <w:color w:val="auto"/>
        </w:rPr>
        <w:t>.</w:t>
      </w:r>
    </w:p>
    <w:p w14:paraId="579AED99" w14:textId="30589D4A" w:rsidR="00B14955" w:rsidRPr="009F1A56" w:rsidRDefault="00B14955" w:rsidP="00535624">
      <w:pPr>
        <w:numPr>
          <w:ilvl w:val="0"/>
          <w:numId w:val="4"/>
        </w:numPr>
        <w:shd w:val="clear" w:color="auto" w:fill="FFFFFF"/>
        <w:suppressAutoHyphens w:val="0"/>
        <w:spacing w:before="100" w:beforeAutospacing="1" w:after="100" w:afterAutospacing="1"/>
        <w:rPr>
          <w:rFonts w:ascii="Aptos" w:hAnsi="Aptos"/>
          <w:color w:val="auto"/>
          <w14:ligatures w14:val="none"/>
        </w:rPr>
      </w:pPr>
      <w:r w:rsidRPr="009F1A56">
        <w:rPr>
          <w:color w:val="auto"/>
        </w:rPr>
        <w:t>Enterprise Subscriber: both Contractual Contact Person and Technical Contact Person are mandatory.</w:t>
      </w:r>
    </w:p>
    <w:p w14:paraId="63582194" w14:textId="77777777" w:rsidR="003D4161" w:rsidRPr="009F1A56" w:rsidRDefault="003D4161" w:rsidP="00F053C2">
      <w:pPr>
        <w:pStyle w:val="Heading2"/>
        <w:ind w:right="139"/>
        <w:jc w:val="both"/>
        <w:rPr>
          <w:color w:val="auto"/>
        </w:rPr>
      </w:pPr>
      <w:r w:rsidRPr="009F1A56">
        <w:rPr>
          <w:color w:val="auto"/>
        </w:rPr>
        <w:t>SK’s Support and Communication</w:t>
      </w:r>
    </w:p>
    <w:p w14:paraId="470D1A7C" w14:textId="1A771D25" w:rsidR="003D4161" w:rsidRPr="009F1A56" w:rsidRDefault="003D4161" w:rsidP="00535624">
      <w:pPr>
        <w:numPr>
          <w:ilvl w:val="0"/>
          <w:numId w:val="4"/>
        </w:numPr>
        <w:ind w:right="139"/>
        <w:jc w:val="both"/>
        <w:rPr>
          <w:color w:val="auto"/>
        </w:rPr>
      </w:pPr>
      <w:r w:rsidRPr="009F1A56">
        <w:rPr>
          <w:color w:val="auto"/>
        </w:rPr>
        <w:t>All service requests and incident reports must be sent to</w:t>
      </w:r>
      <w:r w:rsidR="00F85A65" w:rsidRPr="009F1A56">
        <w:rPr>
          <w:color w:val="auto"/>
        </w:rPr>
        <w:t xml:space="preserve"> </w:t>
      </w:r>
      <w:hyperlink r:id="rId13" w:history="1">
        <w:r w:rsidRPr="009F1A56">
          <w:rPr>
            <w:rStyle w:val="Hyperlink"/>
            <w:color w:val="auto"/>
          </w:rPr>
          <w:t>support@allekirjoitus.fi</w:t>
        </w:r>
      </w:hyperlink>
      <w:r w:rsidRPr="009F1A56">
        <w:rPr>
          <w:color w:val="auto"/>
        </w:rPr>
        <w:t>.</w:t>
      </w:r>
    </w:p>
    <w:p w14:paraId="7A6961A5" w14:textId="129A3EDE" w:rsidR="003D4161" w:rsidRPr="002201EA" w:rsidRDefault="003D4161" w:rsidP="00535624">
      <w:pPr>
        <w:numPr>
          <w:ilvl w:val="0"/>
          <w:numId w:val="4"/>
        </w:numPr>
        <w:ind w:right="139"/>
        <w:jc w:val="both"/>
      </w:pPr>
      <w:r w:rsidRPr="002201EA">
        <w:t>Technical support is available</w:t>
      </w:r>
      <w:r w:rsidR="00F85A65">
        <w:t xml:space="preserve"> </w:t>
      </w:r>
      <w:r w:rsidRPr="002201EA">
        <w:t>Mon–Fri, 09:00</w:t>
      </w:r>
      <w:r w:rsidR="00005E8C">
        <w:t>-</w:t>
      </w:r>
      <w:r w:rsidRPr="002201EA">
        <w:t>17:00 EET.</w:t>
      </w:r>
    </w:p>
    <w:p w14:paraId="0BFC5483" w14:textId="77777777" w:rsidR="006A5F30" w:rsidRPr="006A5F30" w:rsidRDefault="002201EA" w:rsidP="00F053C2">
      <w:pPr>
        <w:pStyle w:val="Heading2"/>
        <w:ind w:right="139"/>
        <w:jc w:val="both"/>
        <w:rPr>
          <w:b w:val="0"/>
          <w:bCs w:val="0"/>
          <w:color w:val="FF3B13"/>
        </w:rPr>
      </w:pPr>
      <w:r w:rsidRPr="003D4161">
        <w:t>Service Level</w:t>
      </w:r>
      <w:r w:rsidR="004B7206" w:rsidRPr="003D4161">
        <w:t>.</w:t>
      </w:r>
      <w:r w:rsidR="004B7206" w:rsidRPr="00D317A9">
        <w:t xml:space="preserve"> </w:t>
      </w:r>
    </w:p>
    <w:p w14:paraId="6D1CC47E" w14:textId="722A9370" w:rsidR="006A5F30" w:rsidRDefault="006A5F30" w:rsidP="00535624">
      <w:pPr>
        <w:numPr>
          <w:ilvl w:val="0"/>
          <w:numId w:val="4"/>
        </w:numPr>
        <w:ind w:right="139"/>
        <w:jc w:val="both"/>
      </w:pPr>
      <w:r w:rsidRPr="006A5F30">
        <w:t xml:space="preserve">For the avoidance of doubt, Section 9 of the General Terms of Subscriber Agreement does not apply to the Service. </w:t>
      </w:r>
      <w:r w:rsidR="002201EA" w:rsidRPr="003D4161">
        <w:t xml:space="preserve">Due to reliance on third-party authentication providers, the Service is provided on </w:t>
      </w:r>
      <w:r w:rsidR="002201EA" w:rsidRPr="006A5F30">
        <w:rPr>
          <w:b/>
          <w:bCs/>
        </w:rPr>
        <w:t>a</w:t>
      </w:r>
      <w:r w:rsidR="00F85A65">
        <w:rPr>
          <w:b/>
          <w:bCs/>
        </w:rPr>
        <w:t xml:space="preserve"> </w:t>
      </w:r>
      <w:r w:rsidR="002201EA" w:rsidRPr="006A5F30">
        <w:rPr>
          <w:b/>
          <w:bCs/>
        </w:rPr>
        <w:t>best-effort</w:t>
      </w:r>
      <w:r w:rsidR="00F85A65">
        <w:rPr>
          <w:b/>
          <w:bCs/>
        </w:rPr>
        <w:t xml:space="preserve"> </w:t>
      </w:r>
      <w:r w:rsidR="002201EA" w:rsidRPr="006A5F30">
        <w:rPr>
          <w:b/>
          <w:bCs/>
        </w:rPr>
        <w:t>basis</w:t>
      </w:r>
      <w:r w:rsidR="002201EA" w:rsidRPr="003D4161">
        <w:t>. SK will respond to incidents during business hours according to their severity.</w:t>
      </w:r>
      <w:r w:rsidRPr="006A5F30">
        <w:t xml:space="preserve"> </w:t>
      </w:r>
    </w:p>
    <w:p w14:paraId="037C7B39" w14:textId="23033FBD" w:rsidR="006A5F30" w:rsidRDefault="006A5F30" w:rsidP="00535624">
      <w:pPr>
        <w:numPr>
          <w:ilvl w:val="0"/>
          <w:numId w:val="4"/>
        </w:numPr>
        <w:ind w:right="139"/>
        <w:jc w:val="both"/>
      </w:pPr>
      <w:r w:rsidRPr="006A5F30">
        <w:t>For the avoidance of doubt, the rules in Section 14 of the General Terms of Subscriber Agreement governing outage-related penalties, including the timeframe for submitting claims, applicable rate percentages, and the monthly limitation of liability, are not applicable to this Service.</w:t>
      </w:r>
    </w:p>
    <w:p w14:paraId="74291F14" w14:textId="77777777" w:rsidR="00B14955" w:rsidRDefault="00B14955" w:rsidP="00B14955">
      <w:pPr>
        <w:ind w:right="139"/>
        <w:jc w:val="both"/>
      </w:pPr>
    </w:p>
    <w:p w14:paraId="0162026E" w14:textId="77777777" w:rsidR="00B14955" w:rsidRPr="00B453B1" w:rsidRDefault="00B14955" w:rsidP="00B14955">
      <w:pPr>
        <w:ind w:right="139"/>
        <w:jc w:val="both"/>
      </w:pPr>
    </w:p>
    <w:sectPr w:rsidR="00B14955" w:rsidRPr="00B453B1" w:rsidSect="00622DAF">
      <w:headerReference w:type="even" r:id="rId14"/>
      <w:headerReference w:type="default" r:id="rId15"/>
      <w:footerReference w:type="even" r:id="rId16"/>
      <w:footerReference w:type="default" r:id="rId17"/>
      <w:type w:val="continuous"/>
      <w:pgSz w:w="11906" w:h="16838"/>
      <w:pgMar w:top="1701" w:right="851" w:bottom="1418" w:left="1418" w:header="397" w:footer="397"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08FE6" w14:textId="77777777" w:rsidR="00E04387" w:rsidRDefault="00E04387">
      <w:r>
        <w:separator/>
      </w:r>
    </w:p>
  </w:endnote>
  <w:endnote w:type="continuationSeparator" w:id="0">
    <w:p w14:paraId="71CC864B" w14:textId="77777777" w:rsidR="00E04387" w:rsidRDefault="00E04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65">
    <w:altName w:val="Cambria"/>
    <w:charset w:val="00"/>
    <w:family w:val="auto"/>
    <w:pitch w:val="variable"/>
    <w:sig w:usb0="E00002FF" w:usb1="5000785B" w:usb2="00000000" w:usb3="00000000" w:csb0="0000019F" w:csb1="00000000"/>
  </w:font>
  <w:font w:name="StarSymbol">
    <w:altName w:val="Yu Gothic"/>
    <w:charset w:val="00"/>
    <w:family w:val="auto"/>
    <w:pitch w:val="default"/>
  </w:font>
  <w:font w:name="TimesNewRomanPSMT">
    <w:altName w:val="Times New Roman"/>
    <w:charset w:val="00"/>
    <w:family w:val="auto"/>
    <w:pitch w:val="variable"/>
    <w:sig w:usb0="E0002AEF" w:usb1="C0007841" w:usb2="00000009" w:usb3="00000000" w:csb0="000001FF" w:csb1="00000000"/>
  </w:font>
  <w:font w:name="Helvetica 45">
    <w:altName w:val="Times New Roman"/>
    <w:charset w:val="00"/>
    <w:family w:val="auto"/>
    <w:pitch w:val="variable"/>
    <w:sig w:usb0="E00002FF" w:usb1="5000785B"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F29E" w14:textId="77777777" w:rsidR="00F932CA" w:rsidRDefault="00F932CA" w:rsidP="008B6A2D">
    <w:r>
      <w:fldChar w:fldCharType="begin"/>
    </w:r>
    <w:r>
      <w:instrText>PAGE</w:instrText>
    </w:r>
    <w:r>
      <w:fldChar w:fldCharType="separate"/>
    </w:r>
    <w:r>
      <w:rPr>
        <w:noProof/>
      </w:rPr>
      <w:t>50</w:t>
    </w:r>
    <w:r>
      <w:fldChar w:fldCharType="end"/>
    </w:r>
  </w:p>
  <w:p w14:paraId="768B81CB" w14:textId="77777777" w:rsidR="00F932CA" w:rsidRDefault="00F932CA" w:rsidP="008B6A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367A" w14:textId="3EDF0164" w:rsidR="00F932CA" w:rsidRDefault="00F932CA" w:rsidP="00C42B6F">
    <w:r>
      <w:fldChar w:fldCharType="begin"/>
    </w:r>
    <w:r>
      <w:instrText>PAGE</w:instrText>
    </w:r>
    <w:r>
      <w:fldChar w:fldCharType="separate"/>
    </w:r>
    <w:r>
      <w:rPr>
        <w:noProof/>
      </w:rPr>
      <w:t>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0676" w14:textId="77777777" w:rsidR="00E04387" w:rsidRDefault="00E04387">
      <w:r>
        <w:separator/>
      </w:r>
    </w:p>
  </w:footnote>
  <w:footnote w:type="continuationSeparator" w:id="0">
    <w:p w14:paraId="2FA37E5B" w14:textId="77777777" w:rsidR="00E04387" w:rsidRDefault="00E04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0937" w14:textId="6D211163" w:rsidR="00F932CA" w:rsidRDefault="00F932CA" w:rsidP="00755995">
    <w:r w:rsidRPr="003117BD">
      <w:rPr>
        <w:b/>
        <w:bCs/>
        <w:noProof/>
        <w:lang w:bidi="ar-SA"/>
      </w:rPr>
      <w:drawing>
        <wp:anchor distT="0" distB="0" distL="114300" distR="114300" simplePos="0" relativeHeight="251657216" behindDoc="1" locked="0" layoutInCell="1" allowOverlap="1" wp14:anchorId="43AE60B5" wp14:editId="13C0D566">
          <wp:simplePos x="0" y="0"/>
          <wp:positionH relativeFrom="column">
            <wp:posOffset>4905375</wp:posOffset>
          </wp:positionH>
          <wp:positionV relativeFrom="paragraph">
            <wp:posOffset>-196850</wp:posOffset>
          </wp:positionV>
          <wp:extent cx="1428750" cy="90200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902007"/>
                  </a:xfrm>
                  <a:prstGeom prst="rect">
                    <a:avLst/>
                  </a:prstGeom>
                  <a:noFill/>
                </pic:spPr>
              </pic:pic>
            </a:graphicData>
          </a:graphic>
          <wp14:sizeRelH relativeFrom="margin">
            <wp14:pctWidth>0</wp14:pctWidth>
          </wp14:sizeRelH>
          <wp14:sizeRelV relativeFrom="margin">
            <wp14:pctHeight>0</wp14:pctHeight>
          </wp14:sizeRelV>
        </wp:anchor>
      </w:drawing>
    </w:r>
    <w:r w:rsidR="006C14E8">
      <w:rPr>
        <w:b/>
        <w:bCs/>
        <w:noProof/>
        <w:lang w:bidi="ar-SA"/>
      </w:rPr>
      <w:t>Name</w:t>
    </w:r>
  </w:p>
  <w:p w14:paraId="1D3B4871" w14:textId="32B4DE68" w:rsidR="00F932CA" w:rsidRPr="007B7473" w:rsidRDefault="00F932CA" w:rsidP="00755995">
    <w:pPr>
      <w:rPr>
        <w:sz w:val="18"/>
        <w:szCs w:val="18"/>
      </w:rPr>
    </w:pPr>
    <w:r w:rsidRPr="007B7473">
      <w:rPr>
        <w:sz w:val="18"/>
        <w:szCs w:val="18"/>
      </w:rPr>
      <w:t>Version</w:t>
    </w:r>
    <w:r w:rsidR="006C14E8">
      <w:rPr>
        <w:sz w:val="18"/>
        <w:szCs w:val="18"/>
      </w:rPr>
      <w:t xml:space="preserve"> No.</w:t>
    </w:r>
  </w:p>
  <w:p w14:paraId="6E375AAD" w14:textId="6C16AF86" w:rsidR="00F932CA" w:rsidRDefault="00F932CA" w:rsidP="00C72B6B">
    <w:pPr>
      <w:pStyle w:val="Header"/>
      <w:jc w:val="left"/>
    </w:pPr>
    <w:r w:rsidRPr="002631E7">
      <w:rPr>
        <w:rFonts w:ascii="Helvetica 65" w:hAnsi="Helvetica 65"/>
        <w:b/>
        <w:sz w:val="22"/>
        <w:szCs w:val="22"/>
      </w:rPr>
      <w:br/>
    </w:r>
  </w:p>
  <w:p w14:paraId="4548B7A4" w14:textId="254E9868" w:rsidR="00F932CA" w:rsidRDefault="00F932CA" w:rsidP="00C72B6B">
    <w:pPr>
      <w:pStyle w:val="Header"/>
      <w:jc w:val="left"/>
    </w:pPr>
  </w:p>
  <w:p w14:paraId="53398B12" w14:textId="77777777" w:rsidR="00F932CA" w:rsidRDefault="00F932CA" w:rsidP="00C72B6B">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9F1C" w14:textId="4837CDD4" w:rsidR="00F932CA" w:rsidRPr="005A430E" w:rsidRDefault="00000000">
    <w:pPr>
      <w:rPr>
        <w:sz w:val="20"/>
        <w:szCs w:val="22"/>
      </w:rPr>
    </w:pPr>
    <w:r>
      <w:rPr>
        <w:b/>
        <w:bCs/>
        <w:noProof/>
        <w:sz w:val="20"/>
        <w:szCs w:val="22"/>
        <w:lang w:bidi="ar-SA"/>
        <w14:ligatures w14:val="none"/>
      </w:rPr>
      <w:pict w14:anchorId="37515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7000220" o:spid="_x0000_s1025" type="#_x0000_t75" alt="" style="position:absolute;margin-left:-75.9pt;margin-top:-87.8pt;width:602.4pt;height:852.5pt;z-index:-251658240;mso-wrap-edited:f;mso-width-percent:0;mso-height-percent:0;mso-position-horizontal-relative:margin;mso-position-vertical-relative:margin;mso-width-percent:0;mso-height-percent:0" o:allowincell="f">
          <v:imagedata r:id="rId1" o:title="SK_global"/>
          <w10:wrap anchorx="margin" anchory="margin"/>
        </v:shape>
      </w:pict>
    </w:r>
    <w:r w:rsidR="00920F92" w:rsidRPr="005A430E">
      <w:rPr>
        <w:b/>
        <w:bCs/>
        <w:noProof/>
        <w:sz w:val="20"/>
        <w:szCs w:val="22"/>
        <w:lang w:bidi="ar-SA"/>
      </w:rPr>
      <w:t>Allekirjoitus.fi Service Terms</w:t>
    </w:r>
    <w:r w:rsidR="005A430E" w:rsidRPr="005A430E">
      <w:rPr>
        <w:b/>
        <w:bCs/>
        <w:noProof/>
        <w:sz w:val="20"/>
        <w:szCs w:val="22"/>
        <w:lang w:bidi="ar-SA"/>
      </w:rPr>
      <w:t xml:space="preserve"> and Conditions</w:t>
    </w:r>
  </w:p>
  <w:p w14:paraId="7336E436" w14:textId="7409E6C3" w:rsidR="00F932CA" w:rsidRPr="007B7473" w:rsidRDefault="00F932CA">
    <w:pPr>
      <w:rPr>
        <w:sz w:val="18"/>
        <w:szCs w:val="18"/>
      </w:rPr>
    </w:pPr>
    <w:r w:rsidRPr="007B7473">
      <w:rPr>
        <w:sz w:val="18"/>
        <w:szCs w:val="18"/>
      </w:rPr>
      <w:t xml:space="preserve">Version </w:t>
    </w:r>
    <w:r w:rsidR="00920F92">
      <w:rPr>
        <w:sz w:val="18"/>
        <w:szCs w:val="18"/>
      </w:rPr>
      <w:t>1.0</w:t>
    </w:r>
  </w:p>
  <w:p w14:paraId="475D801D" w14:textId="6A499F26" w:rsidR="00F932CA" w:rsidRDefault="00F932CA"/>
  <w:p w14:paraId="2E82B4A7" w14:textId="6F3DF0E6" w:rsidR="00F932CA" w:rsidRDefault="00F932CA"/>
  <w:p w14:paraId="364F8FDB" w14:textId="77777777" w:rsidR="00F932CA" w:rsidRDefault="00F93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A38"/>
    <w:multiLevelType w:val="multilevel"/>
    <w:tmpl w:val="BF024D28"/>
    <w:lvl w:ilvl="0">
      <w:start w:val="1"/>
      <w:numFmt w:val="bullet"/>
      <w:lvlText w:val=""/>
      <w:lvlJc w:val="left"/>
      <w:pPr>
        <w:tabs>
          <w:tab w:val="num" w:pos="1353"/>
        </w:tabs>
        <w:ind w:left="1353" w:hanging="360"/>
      </w:pPr>
      <w:rPr>
        <w:rFonts w:ascii="Symbol" w:hAnsi="Symbol" w:hint="default"/>
        <w:color w:val="000000" w:themeColor="text1"/>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 w15:restartNumberingAfterBreak="0">
    <w:nsid w:val="1E2523CC"/>
    <w:multiLevelType w:val="hybridMultilevel"/>
    <w:tmpl w:val="07DE40D6"/>
    <w:lvl w:ilvl="0" w:tplc="4D38F414">
      <w:start w:val="1"/>
      <w:numFmt w:val="decimal"/>
      <w:pStyle w:val="DecreeBody"/>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 w15:restartNumberingAfterBreak="0">
    <w:nsid w:val="305F768E"/>
    <w:multiLevelType w:val="multilevel"/>
    <w:tmpl w:val="2CA63770"/>
    <w:lvl w:ilvl="0">
      <w:start w:val="1"/>
      <w:numFmt w:val="decimal"/>
      <w:pStyle w:val="Heading1"/>
      <w:lvlText w:val="%1"/>
      <w:lvlJc w:val="left"/>
      <w:pPr>
        <w:ind w:left="8229" w:hanging="432"/>
      </w:pPr>
      <w:rPr>
        <w:color w:val="auto"/>
        <w:sz w:val="32"/>
        <w:szCs w:val="32"/>
      </w:rPr>
    </w:lvl>
    <w:lvl w:ilvl="1">
      <w:start w:val="1"/>
      <w:numFmt w:val="decimal"/>
      <w:pStyle w:val="Heading2"/>
      <w:lvlText w:val="%1.%2"/>
      <w:lvlJc w:val="left"/>
      <w:pPr>
        <w:ind w:left="4971" w:hanging="576"/>
      </w:pPr>
      <w:rPr>
        <w:b w:val="0"/>
        <w:bCs w:val="0"/>
        <w:color w:val="000000" w:themeColor="text1"/>
      </w:rPr>
    </w:lvl>
    <w:lvl w:ilvl="2">
      <w:start w:val="1"/>
      <w:numFmt w:val="decimal"/>
      <w:pStyle w:val="Heading3"/>
      <w:lvlText w:val="%1.%2.%3"/>
      <w:lvlJc w:val="left"/>
      <w:pPr>
        <w:ind w:left="3556" w:hanging="720"/>
      </w:pPr>
    </w:lvl>
    <w:lvl w:ilvl="3">
      <w:start w:val="1"/>
      <w:numFmt w:val="decimal"/>
      <w:pStyle w:val="Heading4"/>
      <w:lvlText w:val="%1.%2.%3.%4"/>
      <w:lvlJc w:val="left"/>
      <w:pPr>
        <w:ind w:left="864" w:hanging="86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E093FE7"/>
    <w:multiLevelType w:val="multilevel"/>
    <w:tmpl w:val="3378F24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Style1"/>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77AF3AE6"/>
    <w:multiLevelType w:val="hybridMultilevel"/>
    <w:tmpl w:val="809A3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7644193">
    <w:abstractNumId w:val="3"/>
  </w:num>
  <w:num w:numId="2" w16cid:durableId="1348827141">
    <w:abstractNumId w:val="2"/>
  </w:num>
  <w:num w:numId="3" w16cid:durableId="674845340">
    <w:abstractNumId w:val="1"/>
  </w:num>
  <w:num w:numId="4" w16cid:durableId="1185630758">
    <w:abstractNumId w:val="0"/>
  </w:num>
  <w:num w:numId="5" w16cid:durableId="69274884">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gert Väinaste">
    <w15:presenceInfo w15:providerId="AD" w15:userId="S::egert.vainaste@sk.ee::868ec7db-4c36-44c4-aac1-d34fc6505f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713"/>
    <w:rsid w:val="00001FFE"/>
    <w:rsid w:val="00002A29"/>
    <w:rsid w:val="00004550"/>
    <w:rsid w:val="00005E8C"/>
    <w:rsid w:val="000065B6"/>
    <w:rsid w:val="00006DCC"/>
    <w:rsid w:val="00010736"/>
    <w:rsid w:val="00012092"/>
    <w:rsid w:val="0001306F"/>
    <w:rsid w:val="000132CB"/>
    <w:rsid w:val="00013A38"/>
    <w:rsid w:val="00017E98"/>
    <w:rsid w:val="00021D29"/>
    <w:rsid w:val="00030561"/>
    <w:rsid w:val="000379B7"/>
    <w:rsid w:val="00042075"/>
    <w:rsid w:val="000428C3"/>
    <w:rsid w:val="00053412"/>
    <w:rsid w:val="00053A93"/>
    <w:rsid w:val="00063F52"/>
    <w:rsid w:val="00064311"/>
    <w:rsid w:val="00080329"/>
    <w:rsid w:val="00084F25"/>
    <w:rsid w:val="00085C50"/>
    <w:rsid w:val="000867B6"/>
    <w:rsid w:val="000912FE"/>
    <w:rsid w:val="00092B3E"/>
    <w:rsid w:val="00094051"/>
    <w:rsid w:val="000A1769"/>
    <w:rsid w:val="000A4E14"/>
    <w:rsid w:val="000B51FF"/>
    <w:rsid w:val="000C10BE"/>
    <w:rsid w:val="000C32F8"/>
    <w:rsid w:val="000C56A7"/>
    <w:rsid w:val="000D5150"/>
    <w:rsid w:val="000D5779"/>
    <w:rsid w:val="000E2426"/>
    <w:rsid w:val="000F189C"/>
    <w:rsid w:val="001036CE"/>
    <w:rsid w:val="001042F1"/>
    <w:rsid w:val="00104D67"/>
    <w:rsid w:val="00107E11"/>
    <w:rsid w:val="00110827"/>
    <w:rsid w:val="0012243B"/>
    <w:rsid w:val="0012640F"/>
    <w:rsid w:val="00126AF4"/>
    <w:rsid w:val="00131526"/>
    <w:rsid w:val="00134D6B"/>
    <w:rsid w:val="001405D6"/>
    <w:rsid w:val="00141D1C"/>
    <w:rsid w:val="00144066"/>
    <w:rsid w:val="00147217"/>
    <w:rsid w:val="00147DC2"/>
    <w:rsid w:val="0015141B"/>
    <w:rsid w:val="001541D1"/>
    <w:rsid w:val="0016184E"/>
    <w:rsid w:val="001632DA"/>
    <w:rsid w:val="00166284"/>
    <w:rsid w:val="0016686D"/>
    <w:rsid w:val="00167449"/>
    <w:rsid w:val="0017246C"/>
    <w:rsid w:val="00175E0A"/>
    <w:rsid w:val="00181258"/>
    <w:rsid w:val="00182678"/>
    <w:rsid w:val="00182BA6"/>
    <w:rsid w:val="00185586"/>
    <w:rsid w:val="0019020E"/>
    <w:rsid w:val="00190DEB"/>
    <w:rsid w:val="00191E45"/>
    <w:rsid w:val="00192F2D"/>
    <w:rsid w:val="001973CE"/>
    <w:rsid w:val="001A4312"/>
    <w:rsid w:val="001A5075"/>
    <w:rsid w:val="001A7036"/>
    <w:rsid w:val="001B139F"/>
    <w:rsid w:val="001B1BBB"/>
    <w:rsid w:val="001C38D4"/>
    <w:rsid w:val="001C73AB"/>
    <w:rsid w:val="001D13AB"/>
    <w:rsid w:val="001D2182"/>
    <w:rsid w:val="001D40DA"/>
    <w:rsid w:val="001D47F0"/>
    <w:rsid w:val="001E0023"/>
    <w:rsid w:val="001E476F"/>
    <w:rsid w:val="001E67D1"/>
    <w:rsid w:val="001F003F"/>
    <w:rsid w:val="001F05C1"/>
    <w:rsid w:val="001F4904"/>
    <w:rsid w:val="001F5AA0"/>
    <w:rsid w:val="001F7FB8"/>
    <w:rsid w:val="002025C7"/>
    <w:rsid w:val="002026B1"/>
    <w:rsid w:val="00204B17"/>
    <w:rsid w:val="002054D6"/>
    <w:rsid w:val="00207F69"/>
    <w:rsid w:val="00211471"/>
    <w:rsid w:val="002201EA"/>
    <w:rsid w:val="00221E59"/>
    <w:rsid w:val="00226042"/>
    <w:rsid w:val="00227244"/>
    <w:rsid w:val="00231F0D"/>
    <w:rsid w:val="00235EDF"/>
    <w:rsid w:val="0023733F"/>
    <w:rsid w:val="002446D9"/>
    <w:rsid w:val="00245147"/>
    <w:rsid w:val="0026248F"/>
    <w:rsid w:val="002631E7"/>
    <w:rsid w:val="00264C1B"/>
    <w:rsid w:val="002739BE"/>
    <w:rsid w:val="00275DE4"/>
    <w:rsid w:val="0027777A"/>
    <w:rsid w:val="002812C4"/>
    <w:rsid w:val="00282FFE"/>
    <w:rsid w:val="00283178"/>
    <w:rsid w:val="00286BBC"/>
    <w:rsid w:val="00287E67"/>
    <w:rsid w:val="0029363E"/>
    <w:rsid w:val="002946D5"/>
    <w:rsid w:val="002A25FE"/>
    <w:rsid w:val="002A2A3D"/>
    <w:rsid w:val="002A52FB"/>
    <w:rsid w:val="002A6F91"/>
    <w:rsid w:val="002B115D"/>
    <w:rsid w:val="002B5021"/>
    <w:rsid w:val="002B5EB7"/>
    <w:rsid w:val="002D2B71"/>
    <w:rsid w:val="002D5D51"/>
    <w:rsid w:val="002E1321"/>
    <w:rsid w:val="002E157C"/>
    <w:rsid w:val="002E3993"/>
    <w:rsid w:val="002F09D3"/>
    <w:rsid w:val="002F0FAD"/>
    <w:rsid w:val="002F291C"/>
    <w:rsid w:val="002F2BA4"/>
    <w:rsid w:val="002F5C27"/>
    <w:rsid w:val="00300A3E"/>
    <w:rsid w:val="00300F8E"/>
    <w:rsid w:val="003025E0"/>
    <w:rsid w:val="003031A3"/>
    <w:rsid w:val="00304B57"/>
    <w:rsid w:val="003052C0"/>
    <w:rsid w:val="00305D19"/>
    <w:rsid w:val="00306E22"/>
    <w:rsid w:val="003117BD"/>
    <w:rsid w:val="00312853"/>
    <w:rsid w:val="00321894"/>
    <w:rsid w:val="00330D27"/>
    <w:rsid w:val="00331321"/>
    <w:rsid w:val="00331B4A"/>
    <w:rsid w:val="00332A08"/>
    <w:rsid w:val="00333C7F"/>
    <w:rsid w:val="0033647A"/>
    <w:rsid w:val="00337FCA"/>
    <w:rsid w:val="00342E0F"/>
    <w:rsid w:val="00342E9B"/>
    <w:rsid w:val="00343544"/>
    <w:rsid w:val="00345301"/>
    <w:rsid w:val="003454F3"/>
    <w:rsid w:val="00345CCF"/>
    <w:rsid w:val="003475F4"/>
    <w:rsid w:val="003509DF"/>
    <w:rsid w:val="00352520"/>
    <w:rsid w:val="003562D9"/>
    <w:rsid w:val="00356D23"/>
    <w:rsid w:val="00363D65"/>
    <w:rsid w:val="00366800"/>
    <w:rsid w:val="00366915"/>
    <w:rsid w:val="003706F9"/>
    <w:rsid w:val="00371D20"/>
    <w:rsid w:val="003735AA"/>
    <w:rsid w:val="00375F7E"/>
    <w:rsid w:val="0038039E"/>
    <w:rsid w:val="00386E0B"/>
    <w:rsid w:val="00387A45"/>
    <w:rsid w:val="00387C2C"/>
    <w:rsid w:val="00392B84"/>
    <w:rsid w:val="00397DC7"/>
    <w:rsid w:val="003A306A"/>
    <w:rsid w:val="003A377B"/>
    <w:rsid w:val="003A622F"/>
    <w:rsid w:val="003C2B5E"/>
    <w:rsid w:val="003C3925"/>
    <w:rsid w:val="003C3DC6"/>
    <w:rsid w:val="003C4D7E"/>
    <w:rsid w:val="003C5E33"/>
    <w:rsid w:val="003D1253"/>
    <w:rsid w:val="003D4161"/>
    <w:rsid w:val="003D4687"/>
    <w:rsid w:val="003D5CCA"/>
    <w:rsid w:val="003E1102"/>
    <w:rsid w:val="003E1FDE"/>
    <w:rsid w:val="003E709C"/>
    <w:rsid w:val="003F1DCB"/>
    <w:rsid w:val="003F1E0D"/>
    <w:rsid w:val="003F31EB"/>
    <w:rsid w:val="003F5679"/>
    <w:rsid w:val="003F6782"/>
    <w:rsid w:val="003F776D"/>
    <w:rsid w:val="00403BC1"/>
    <w:rsid w:val="00404ED2"/>
    <w:rsid w:val="00405930"/>
    <w:rsid w:val="00406974"/>
    <w:rsid w:val="00413758"/>
    <w:rsid w:val="00414B29"/>
    <w:rsid w:val="00422137"/>
    <w:rsid w:val="00430AE0"/>
    <w:rsid w:val="0043123D"/>
    <w:rsid w:val="004313CB"/>
    <w:rsid w:val="004318CE"/>
    <w:rsid w:val="00432148"/>
    <w:rsid w:val="004359FC"/>
    <w:rsid w:val="00435BB2"/>
    <w:rsid w:val="0044745A"/>
    <w:rsid w:val="00452039"/>
    <w:rsid w:val="0045572F"/>
    <w:rsid w:val="00457E2C"/>
    <w:rsid w:val="00460553"/>
    <w:rsid w:val="00465208"/>
    <w:rsid w:val="00472FA3"/>
    <w:rsid w:val="004732D3"/>
    <w:rsid w:val="004747A7"/>
    <w:rsid w:val="0047799D"/>
    <w:rsid w:val="00485056"/>
    <w:rsid w:val="00486441"/>
    <w:rsid w:val="00487721"/>
    <w:rsid w:val="00494522"/>
    <w:rsid w:val="004A26E4"/>
    <w:rsid w:val="004A2913"/>
    <w:rsid w:val="004A4855"/>
    <w:rsid w:val="004B2CE4"/>
    <w:rsid w:val="004B7206"/>
    <w:rsid w:val="004C153C"/>
    <w:rsid w:val="004C5655"/>
    <w:rsid w:val="004D0FA5"/>
    <w:rsid w:val="004D3FC3"/>
    <w:rsid w:val="004D5443"/>
    <w:rsid w:val="004D57C2"/>
    <w:rsid w:val="004D685B"/>
    <w:rsid w:val="004E1D05"/>
    <w:rsid w:val="004E2A89"/>
    <w:rsid w:val="004E2C97"/>
    <w:rsid w:val="004E46E2"/>
    <w:rsid w:val="004E48BC"/>
    <w:rsid w:val="004E75CA"/>
    <w:rsid w:val="004F62B1"/>
    <w:rsid w:val="004F6A82"/>
    <w:rsid w:val="00500DFC"/>
    <w:rsid w:val="0050196F"/>
    <w:rsid w:val="005058B1"/>
    <w:rsid w:val="00511B02"/>
    <w:rsid w:val="00515058"/>
    <w:rsid w:val="00517023"/>
    <w:rsid w:val="00523260"/>
    <w:rsid w:val="005251DB"/>
    <w:rsid w:val="005254FE"/>
    <w:rsid w:val="00525D8E"/>
    <w:rsid w:val="005313FE"/>
    <w:rsid w:val="00533777"/>
    <w:rsid w:val="00535624"/>
    <w:rsid w:val="0054241A"/>
    <w:rsid w:val="0054469E"/>
    <w:rsid w:val="00545E3C"/>
    <w:rsid w:val="0055234F"/>
    <w:rsid w:val="005610F6"/>
    <w:rsid w:val="00567B01"/>
    <w:rsid w:val="00570DB5"/>
    <w:rsid w:val="00572555"/>
    <w:rsid w:val="005730BF"/>
    <w:rsid w:val="00582F62"/>
    <w:rsid w:val="005830B6"/>
    <w:rsid w:val="00585A2D"/>
    <w:rsid w:val="00591A47"/>
    <w:rsid w:val="00594AEA"/>
    <w:rsid w:val="005A393D"/>
    <w:rsid w:val="005A430E"/>
    <w:rsid w:val="005B6044"/>
    <w:rsid w:val="005C0B9A"/>
    <w:rsid w:val="005C0FF5"/>
    <w:rsid w:val="005C1E31"/>
    <w:rsid w:val="005C276E"/>
    <w:rsid w:val="005D1560"/>
    <w:rsid w:val="005D2568"/>
    <w:rsid w:val="005D4AB9"/>
    <w:rsid w:val="005D4D9E"/>
    <w:rsid w:val="005E28E3"/>
    <w:rsid w:val="005E2958"/>
    <w:rsid w:val="005E3143"/>
    <w:rsid w:val="005E5ECB"/>
    <w:rsid w:val="005E6DB1"/>
    <w:rsid w:val="005F0047"/>
    <w:rsid w:val="005F03A3"/>
    <w:rsid w:val="005F0EBD"/>
    <w:rsid w:val="005F4B42"/>
    <w:rsid w:val="005F4E7E"/>
    <w:rsid w:val="0060138A"/>
    <w:rsid w:val="00605C83"/>
    <w:rsid w:val="00607647"/>
    <w:rsid w:val="00610A6E"/>
    <w:rsid w:val="00612135"/>
    <w:rsid w:val="00612CF5"/>
    <w:rsid w:val="006225F9"/>
    <w:rsid w:val="00622BE3"/>
    <w:rsid w:val="00622DAF"/>
    <w:rsid w:val="00624AC5"/>
    <w:rsid w:val="00626CE3"/>
    <w:rsid w:val="00635540"/>
    <w:rsid w:val="00637F29"/>
    <w:rsid w:val="00643C08"/>
    <w:rsid w:val="006466FE"/>
    <w:rsid w:val="00652040"/>
    <w:rsid w:val="00652CBD"/>
    <w:rsid w:val="0065432C"/>
    <w:rsid w:val="00654C68"/>
    <w:rsid w:val="00654F0E"/>
    <w:rsid w:val="0065585B"/>
    <w:rsid w:val="0066001E"/>
    <w:rsid w:val="00660F18"/>
    <w:rsid w:val="00663B0D"/>
    <w:rsid w:val="00670EB3"/>
    <w:rsid w:val="00674772"/>
    <w:rsid w:val="00676791"/>
    <w:rsid w:val="00692C7F"/>
    <w:rsid w:val="006945CF"/>
    <w:rsid w:val="0069526F"/>
    <w:rsid w:val="00695A23"/>
    <w:rsid w:val="00695EE0"/>
    <w:rsid w:val="00696500"/>
    <w:rsid w:val="00697B68"/>
    <w:rsid w:val="006A5F30"/>
    <w:rsid w:val="006A6D69"/>
    <w:rsid w:val="006B0656"/>
    <w:rsid w:val="006B2334"/>
    <w:rsid w:val="006B2F7A"/>
    <w:rsid w:val="006B39F5"/>
    <w:rsid w:val="006C14E8"/>
    <w:rsid w:val="006C25D1"/>
    <w:rsid w:val="006C286D"/>
    <w:rsid w:val="006C30A4"/>
    <w:rsid w:val="006C32EA"/>
    <w:rsid w:val="006C7E4B"/>
    <w:rsid w:val="006D37FD"/>
    <w:rsid w:val="006D7B7A"/>
    <w:rsid w:val="006E04E4"/>
    <w:rsid w:val="006E2A5B"/>
    <w:rsid w:val="006E5057"/>
    <w:rsid w:val="006E6D5B"/>
    <w:rsid w:val="006F4AEB"/>
    <w:rsid w:val="00704B14"/>
    <w:rsid w:val="007056E3"/>
    <w:rsid w:val="00710865"/>
    <w:rsid w:val="00715E6D"/>
    <w:rsid w:val="00720EAB"/>
    <w:rsid w:val="00726B5D"/>
    <w:rsid w:val="007314E2"/>
    <w:rsid w:val="00735146"/>
    <w:rsid w:val="007436DD"/>
    <w:rsid w:val="00745207"/>
    <w:rsid w:val="00745280"/>
    <w:rsid w:val="00751395"/>
    <w:rsid w:val="0075219F"/>
    <w:rsid w:val="007539BD"/>
    <w:rsid w:val="00754299"/>
    <w:rsid w:val="00755995"/>
    <w:rsid w:val="007561E6"/>
    <w:rsid w:val="00756251"/>
    <w:rsid w:val="007659AE"/>
    <w:rsid w:val="00766F12"/>
    <w:rsid w:val="007670D8"/>
    <w:rsid w:val="00770C0D"/>
    <w:rsid w:val="00770E77"/>
    <w:rsid w:val="00770FE8"/>
    <w:rsid w:val="007724F4"/>
    <w:rsid w:val="0078288A"/>
    <w:rsid w:val="007829E7"/>
    <w:rsid w:val="00784E92"/>
    <w:rsid w:val="007850B5"/>
    <w:rsid w:val="00790CAE"/>
    <w:rsid w:val="00790EB5"/>
    <w:rsid w:val="007A0463"/>
    <w:rsid w:val="007A083C"/>
    <w:rsid w:val="007A2887"/>
    <w:rsid w:val="007A3C8D"/>
    <w:rsid w:val="007A43FF"/>
    <w:rsid w:val="007B074E"/>
    <w:rsid w:val="007B127E"/>
    <w:rsid w:val="007B40F9"/>
    <w:rsid w:val="007B5725"/>
    <w:rsid w:val="007B5802"/>
    <w:rsid w:val="007B7473"/>
    <w:rsid w:val="007C56D0"/>
    <w:rsid w:val="007D15A1"/>
    <w:rsid w:val="007D7A23"/>
    <w:rsid w:val="007E2F9C"/>
    <w:rsid w:val="007E3F26"/>
    <w:rsid w:val="007E63D3"/>
    <w:rsid w:val="007F12AD"/>
    <w:rsid w:val="007F381C"/>
    <w:rsid w:val="007F61AC"/>
    <w:rsid w:val="00800380"/>
    <w:rsid w:val="00803259"/>
    <w:rsid w:val="00803BA1"/>
    <w:rsid w:val="00805633"/>
    <w:rsid w:val="00811A56"/>
    <w:rsid w:val="00813EC9"/>
    <w:rsid w:val="00814188"/>
    <w:rsid w:val="00821A2B"/>
    <w:rsid w:val="00824824"/>
    <w:rsid w:val="00825A35"/>
    <w:rsid w:val="00826CE2"/>
    <w:rsid w:val="008355C0"/>
    <w:rsid w:val="00836D11"/>
    <w:rsid w:val="00837735"/>
    <w:rsid w:val="0084026E"/>
    <w:rsid w:val="0084686B"/>
    <w:rsid w:val="008508F8"/>
    <w:rsid w:val="008615F6"/>
    <w:rsid w:val="00861B55"/>
    <w:rsid w:val="00866FD9"/>
    <w:rsid w:val="00867304"/>
    <w:rsid w:val="0087088F"/>
    <w:rsid w:val="00870F14"/>
    <w:rsid w:val="00871282"/>
    <w:rsid w:val="00872DC1"/>
    <w:rsid w:val="00877155"/>
    <w:rsid w:val="00880363"/>
    <w:rsid w:val="00882A22"/>
    <w:rsid w:val="00886524"/>
    <w:rsid w:val="00886E1B"/>
    <w:rsid w:val="00886F8A"/>
    <w:rsid w:val="00890ED3"/>
    <w:rsid w:val="00892422"/>
    <w:rsid w:val="0089272D"/>
    <w:rsid w:val="00896080"/>
    <w:rsid w:val="00897E9A"/>
    <w:rsid w:val="008A06C0"/>
    <w:rsid w:val="008A2915"/>
    <w:rsid w:val="008B603D"/>
    <w:rsid w:val="008B6A2D"/>
    <w:rsid w:val="008C14EC"/>
    <w:rsid w:val="008C24F3"/>
    <w:rsid w:val="008C5BF5"/>
    <w:rsid w:val="008D03D6"/>
    <w:rsid w:val="008D2CAB"/>
    <w:rsid w:val="008D38BD"/>
    <w:rsid w:val="008E34B8"/>
    <w:rsid w:val="008E5E2E"/>
    <w:rsid w:val="008E5F07"/>
    <w:rsid w:val="008E6EB7"/>
    <w:rsid w:val="008F3A9C"/>
    <w:rsid w:val="008F3AF5"/>
    <w:rsid w:val="008F4B20"/>
    <w:rsid w:val="008F6649"/>
    <w:rsid w:val="008F6BCC"/>
    <w:rsid w:val="00901D5A"/>
    <w:rsid w:val="00903374"/>
    <w:rsid w:val="00904F3B"/>
    <w:rsid w:val="009069CA"/>
    <w:rsid w:val="00911CD5"/>
    <w:rsid w:val="00914EB9"/>
    <w:rsid w:val="00916A02"/>
    <w:rsid w:val="00920A86"/>
    <w:rsid w:val="00920F92"/>
    <w:rsid w:val="009213FB"/>
    <w:rsid w:val="0092219D"/>
    <w:rsid w:val="00931AF3"/>
    <w:rsid w:val="00933B1A"/>
    <w:rsid w:val="00933CD9"/>
    <w:rsid w:val="009373D5"/>
    <w:rsid w:val="00940495"/>
    <w:rsid w:val="009419D0"/>
    <w:rsid w:val="00942D77"/>
    <w:rsid w:val="009431BD"/>
    <w:rsid w:val="00952FB0"/>
    <w:rsid w:val="00953F3D"/>
    <w:rsid w:val="009544CF"/>
    <w:rsid w:val="00962DC7"/>
    <w:rsid w:val="00963467"/>
    <w:rsid w:val="009643B8"/>
    <w:rsid w:val="00970CA1"/>
    <w:rsid w:val="00973377"/>
    <w:rsid w:val="00974CF7"/>
    <w:rsid w:val="00976D44"/>
    <w:rsid w:val="0097773D"/>
    <w:rsid w:val="009840E0"/>
    <w:rsid w:val="00984791"/>
    <w:rsid w:val="009852BA"/>
    <w:rsid w:val="009873E8"/>
    <w:rsid w:val="009914F3"/>
    <w:rsid w:val="0099473D"/>
    <w:rsid w:val="009951B7"/>
    <w:rsid w:val="009957C2"/>
    <w:rsid w:val="009A239C"/>
    <w:rsid w:val="009A3BB6"/>
    <w:rsid w:val="009A426A"/>
    <w:rsid w:val="009A4998"/>
    <w:rsid w:val="009A5646"/>
    <w:rsid w:val="009A7713"/>
    <w:rsid w:val="009B29B8"/>
    <w:rsid w:val="009B51B2"/>
    <w:rsid w:val="009B66A1"/>
    <w:rsid w:val="009B78F3"/>
    <w:rsid w:val="009C35A5"/>
    <w:rsid w:val="009C52C2"/>
    <w:rsid w:val="009C758D"/>
    <w:rsid w:val="009D6724"/>
    <w:rsid w:val="009E21AA"/>
    <w:rsid w:val="009E22FC"/>
    <w:rsid w:val="009E616E"/>
    <w:rsid w:val="009E66C0"/>
    <w:rsid w:val="009F1A56"/>
    <w:rsid w:val="009F1F50"/>
    <w:rsid w:val="009F4A01"/>
    <w:rsid w:val="009F53B5"/>
    <w:rsid w:val="00A0660B"/>
    <w:rsid w:val="00A0724F"/>
    <w:rsid w:val="00A16DD6"/>
    <w:rsid w:val="00A2227D"/>
    <w:rsid w:val="00A23C60"/>
    <w:rsid w:val="00A41ADA"/>
    <w:rsid w:val="00A45130"/>
    <w:rsid w:val="00A52964"/>
    <w:rsid w:val="00A553B5"/>
    <w:rsid w:val="00A56C94"/>
    <w:rsid w:val="00A5725E"/>
    <w:rsid w:val="00A6101C"/>
    <w:rsid w:val="00A61398"/>
    <w:rsid w:val="00A6186D"/>
    <w:rsid w:val="00A64417"/>
    <w:rsid w:val="00A64583"/>
    <w:rsid w:val="00A772F5"/>
    <w:rsid w:val="00A81ECB"/>
    <w:rsid w:val="00A8374E"/>
    <w:rsid w:val="00A86361"/>
    <w:rsid w:val="00A87A90"/>
    <w:rsid w:val="00A9394A"/>
    <w:rsid w:val="00A9464B"/>
    <w:rsid w:val="00A9526D"/>
    <w:rsid w:val="00A97478"/>
    <w:rsid w:val="00AA4C95"/>
    <w:rsid w:val="00AA5EEB"/>
    <w:rsid w:val="00AA671F"/>
    <w:rsid w:val="00AA7E2B"/>
    <w:rsid w:val="00AB1171"/>
    <w:rsid w:val="00AB1A5E"/>
    <w:rsid w:val="00AB4D4E"/>
    <w:rsid w:val="00AB64D6"/>
    <w:rsid w:val="00AB6C66"/>
    <w:rsid w:val="00AB6F1E"/>
    <w:rsid w:val="00AC024D"/>
    <w:rsid w:val="00AC0CF9"/>
    <w:rsid w:val="00AC17EA"/>
    <w:rsid w:val="00AC3E8F"/>
    <w:rsid w:val="00AC72E3"/>
    <w:rsid w:val="00AD79EF"/>
    <w:rsid w:val="00AE4756"/>
    <w:rsid w:val="00AE55DC"/>
    <w:rsid w:val="00AF3C7A"/>
    <w:rsid w:val="00AF43DE"/>
    <w:rsid w:val="00B00C2E"/>
    <w:rsid w:val="00B010EA"/>
    <w:rsid w:val="00B01135"/>
    <w:rsid w:val="00B04180"/>
    <w:rsid w:val="00B06F84"/>
    <w:rsid w:val="00B104E0"/>
    <w:rsid w:val="00B1074C"/>
    <w:rsid w:val="00B116A8"/>
    <w:rsid w:val="00B14518"/>
    <w:rsid w:val="00B14955"/>
    <w:rsid w:val="00B14C0D"/>
    <w:rsid w:val="00B16761"/>
    <w:rsid w:val="00B21235"/>
    <w:rsid w:val="00B21E2D"/>
    <w:rsid w:val="00B22234"/>
    <w:rsid w:val="00B224C6"/>
    <w:rsid w:val="00B25EB9"/>
    <w:rsid w:val="00B26DBF"/>
    <w:rsid w:val="00B33310"/>
    <w:rsid w:val="00B373CA"/>
    <w:rsid w:val="00B40DBB"/>
    <w:rsid w:val="00B43FB8"/>
    <w:rsid w:val="00B453B1"/>
    <w:rsid w:val="00B47816"/>
    <w:rsid w:val="00B50760"/>
    <w:rsid w:val="00B5248D"/>
    <w:rsid w:val="00B57295"/>
    <w:rsid w:val="00B5798F"/>
    <w:rsid w:val="00B605E0"/>
    <w:rsid w:val="00B63EDE"/>
    <w:rsid w:val="00B66ED8"/>
    <w:rsid w:val="00B708A4"/>
    <w:rsid w:val="00B7219B"/>
    <w:rsid w:val="00B72C76"/>
    <w:rsid w:val="00B75930"/>
    <w:rsid w:val="00B76088"/>
    <w:rsid w:val="00B76DBE"/>
    <w:rsid w:val="00B84EED"/>
    <w:rsid w:val="00B851BE"/>
    <w:rsid w:val="00B86B46"/>
    <w:rsid w:val="00B870B4"/>
    <w:rsid w:val="00B9213C"/>
    <w:rsid w:val="00B93916"/>
    <w:rsid w:val="00B94AD4"/>
    <w:rsid w:val="00B95CC6"/>
    <w:rsid w:val="00B97D3F"/>
    <w:rsid w:val="00BA1F6D"/>
    <w:rsid w:val="00BA2EFD"/>
    <w:rsid w:val="00BA317B"/>
    <w:rsid w:val="00BB1594"/>
    <w:rsid w:val="00BB1F72"/>
    <w:rsid w:val="00BB5637"/>
    <w:rsid w:val="00BB7233"/>
    <w:rsid w:val="00BC02B8"/>
    <w:rsid w:val="00BC24FF"/>
    <w:rsid w:val="00BC49B8"/>
    <w:rsid w:val="00BC50E8"/>
    <w:rsid w:val="00BC6075"/>
    <w:rsid w:val="00BC7AAE"/>
    <w:rsid w:val="00BD0805"/>
    <w:rsid w:val="00BD1B58"/>
    <w:rsid w:val="00BD7865"/>
    <w:rsid w:val="00BE3657"/>
    <w:rsid w:val="00BE6C90"/>
    <w:rsid w:val="00BE7454"/>
    <w:rsid w:val="00BF0150"/>
    <w:rsid w:val="00BF0394"/>
    <w:rsid w:val="00C00AC8"/>
    <w:rsid w:val="00C038E3"/>
    <w:rsid w:val="00C05854"/>
    <w:rsid w:val="00C05DE3"/>
    <w:rsid w:val="00C07273"/>
    <w:rsid w:val="00C07C4C"/>
    <w:rsid w:val="00C12163"/>
    <w:rsid w:val="00C13081"/>
    <w:rsid w:val="00C153DB"/>
    <w:rsid w:val="00C15DAD"/>
    <w:rsid w:val="00C22993"/>
    <w:rsid w:val="00C27895"/>
    <w:rsid w:val="00C30EEE"/>
    <w:rsid w:val="00C4063D"/>
    <w:rsid w:val="00C42B6F"/>
    <w:rsid w:val="00C43B0E"/>
    <w:rsid w:val="00C440D6"/>
    <w:rsid w:val="00C45ED5"/>
    <w:rsid w:val="00C46E5B"/>
    <w:rsid w:val="00C472E9"/>
    <w:rsid w:val="00C505EE"/>
    <w:rsid w:val="00C52863"/>
    <w:rsid w:val="00C55300"/>
    <w:rsid w:val="00C568CF"/>
    <w:rsid w:val="00C65DBB"/>
    <w:rsid w:val="00C668C0"/>
    <w:rsid w:val="00C670B0"/>
    <w:rsid w:val="00C71DA1"/>
    <w:rsid w:val="00C72B6B"/>
    <w:rsid w:val="00C733B2"/>
    <w:rsid w:val="00C73DFB"/>
    <w:rsid w:val="00C7400C"/>
    <w:rsid w:val="00C74C0C"/>
    <w:rsid w:val="00C74C9B"/>
    <w:rsid w:val="00C76095"/>
    <w:rsid w:val="00C802FA"/>
    <w:rsid w:val="00C817A5"/>
    <w:rsid w:val="00C866BE"/>
    <w:rsid w:val="00C873F9"/>
    <w:rsid w:val="00C90865"/>
    <w:rsid w:val="00C921D9"/>
    <w:rsid w:val="00C9341D"/>
    <w:rsid w:val="00C969AA"/>
    <w:rsid w:val="00CA2322"/>
    <w:rsid w:val="00CA4278"/>
    <w:rsid w:val="00CA532F"/>
    <w:rsid w:val="00CA73C1"/>
    <w:rsid w:val="00CB08A5"/>
    <w:rsid w:val="00CB2C9D"/>
    <w:rsid w:val="00CC6322"/>
    <w:rsid w:val="00CD0066"/>
    <w:rsid w:val="00CD6160"/>
    <w:rsid w:val="00CD7309"/>
    <w:rsid w:val="00CD75BB"/>
    <w:rsid w:val="00CE2653"/>
    <w:rsid w:val="00CE4043"/>
    <w:rsid w:val="00CF4410"/>
    <w:rsid w:val="00D102EB"/>
    <w:rsid w:val="00D1058D"/>
    <w:rsid w:val="00D116D4"/>
    <w:rsid w:val="00D12116"/>
    <w:rsid w:val="00D12C7A"/>
    <w:rsid w:val="00D16FAC"/>
    <w:rsid w:val="00D22E43"/>
    <w:rsid w:val="00D247ED"/>
    <w:rsid w:val="00D25A77"/>
    <w:rsid w:val="00D317A9"/>
    <w:rsid w:val="00D32B26"/>
    <w:rsid w:val="00D34886"/>
    <w:rsid w:val="00D35AA6"/>
    <w:rsid w:val="00D375C6"/>
    <w:rsid w:val="00D405E6"/>
    <w:rsid w:val="00D4194C"/>
    <w:rsid w:val="00D46DDF"/>
    <w:rsid w:val="00D51D3C"/>
    <w:rsid w:val="00D6057C"/>
    <w:rsid w:val="00D6647D"/>
    <w:rsid w:val="00D66679"/>
    <w:rsid w:val="00D70454"/>
    <w:rsid w:val="00D74BD6"/>
    <w:rsid w:val="00D775D8"/>
    <w:rsid w:val="00D86001"/>
    <w:rsid w:val="00D912BE"/>
    <w:rsid w:val="00D921E8"/>
    <w:rsid w:val="00DA015F"/>
    <w:rsid w:val="00DA0255"/>
    <w:rsid w:val="00DA1802"/>
    <w:rsid w:val="00DA4427"/>
    <w:rsid w:val="00DA65D4"/>
    <w:rsid w:val="00DA7B43"/>
    <w:rsid w:val="00DB4AF8"/>
    <w:rsid w:val="00DB70AD"/>
    <w:rsid w:val="00DC0183"/>
    <w:rsid w:val="00DC3B15"/>
    <w:rsid w:val="00DC6792"/>
    <w:rsid w:val="00DC6E30"/>
    <w:rsid w:val="00DD2470"/>
    <w:rsid w:val="00DD3416"/>
    <w:rsid w:val="00DD6268"/>
    <w:rsid w:val="00DD6E27"/>
    <w:rsid w:val="00DE6597"/>
    <w:rsid w:val="00DE7D8C"/>
    <w:rsid w:val="00DF0B7B"/>
    <w:rsid w:val="00DF50E6"/>
    <w:rsid w:val="00DF79E3"/>
    <w:rsid w:val="00E00C5C"/>
    <w:rsid w:val="00E016A0"/>
    <w:rsid w:val="00E04387"/>
    <w:rsid w:val="00E06EC9"/>
    <w:rsid w:val="00E11954"/>
    <w:rsid w:val="00E11DF8"/>
    <w:rsid w:val="00E16ABA"/>
    <w:rsid w:val="00E2020C"/>
    <w:rsid w:val="00E24D48"/>
    <w:rsid w:val="00E258E5"/>
    <w:rsid w:val="00E318AD"/>
    <w:rsid w:val="00E32D15"/>
    <w:rsid w:val="00E346B7"/>
    <w:rsid w:val="00E363F7"/>
    <w:rsid w:val="00E37D82"/>
    <w:rsid w:val="00E4122D"/>
    <w:rsid w:val="00E4301A"/>
    <w:rsid w:val="00E46B28"/>
    <w:rsid w:val="00E46E73"/>
    <w:rsid w:val="00E51090"/>
    <w:rsid w:val="00E5647B"/>
    <w:rsid w:val="00E75A31"/>
    <w:rsid w:val="00E7734D"/>
    <w:rsid w:val="00E9041C"/>
    <w:rsid w:val="00E91148"/>
    <w:rsid w:val="00E922A4"/>
    <w:rsid w:val="00EA1185"/>
    <w:rsid w:val="00EB06E3"/>
    <w:rsid w:val="00EB4001"/>
    <w:rsid w:val="00EB673B"/>
    <w:rsid w:val="00EC1694"/>
    <w:rsid w:val="00EC276F"/>
    <w:rsid w:val="00EC7AC1"/>
    <w:rsid w:val="00EC7B5E"/>
    <w:rsid w:val="00ED22C5"/>
    <w:rsid w:val="00ED42DE"/>
    <w:rsid w:val="00ED4713"/>
    <w:rsid w:val="00ED772B"/>
    <w:rsid w:val="00EE070A"/>
    <w:rsid w:val="00EE312C"/>
    <w:rsid w:val="00EE349C"/>
    <w:rsid w:val="00EE7F65"/>
    <w:rsid w:val="00EF7F99"/>
    <w:rsid w:val="00F03DCE"/>
    <w:rsid w:val="00F04124"/>
    <w:rsid w:val="00F051B5"/>
    <w:rsid w:val="00F053C2"/>
    <w:rsid w:val="00F112D1"/>
    <w:rsid w:val="00F1187F"/>
    <w:rsid w:val="00F13CEC"/>
    <w:rsid w:val="00F2205B"/>
    <w:rsid w:val="00F257F2"/>
    <w:rsid w:val="00F262BA"/>
    <w:rsid w:val="00F30053"/>
    <w:rsid w:val="00F31648"/>
    <w:rsid w:val="00F33EEF"/>
    <w:rsid w:val="00F35792"/>
    <w:rsid w:val="00F369C6"/>
    <w:rsid w:val="00F37204"/>
    <w:rsid w:val="00F3732D"/>
    <w:rsid w:val="00F4015A"/>
    <w:rsid w:val="00F41016"/>
    <w:rsid w:val="00F44996"/>
    <w:rsid w:val="00F452BC"/>
    <w:rsid w:val="00F46D8A"/>
    <w:rsid w:val="00F50E44"/>
    <w:rsid w:val="00F563CE"/>
    <w:rsid w:val="00F60375"/>
    <w:rsid w:val="00F633BE"/>
    <w:rsid w:val="00F651EE"/>
    <w:rsid w:val="00F65714"/>
    <w:rsid w:val="00F66369"/>
    <w:rsid w:val="00F802B9"/>
    <w:rsid w:val="00F82D67"/>
    <w:rsid w:val="00F82FBA"/>
    <w:rsid w:val="00F84076"/>
    <w:rsid w:val="00F84B43"/>
    <w:rsid w:val="00F85A65"/>
    <w:rsid w:val="00F86E48"/>
    <w:rsid w:val="00F87F9F"/>
    <w:rsid w:val="00F901C3"/>
    <w:rsid w:val="00F932CA"/>
    <w:rsid w:val="00FA35C4"/>
    <w:rsid w:val="00FA39EF"/>
    <w:rsid w:val="00FA4B4C"/>
    <w:rsid w:val="00FB1FC1"/>
    <w:rsid w:val="00FC06E2"/>
    <w:rsid w:val="00FC0F0F"/>
    <w:rsid w:val="00FC3535"/>
    <w:rsid w:val="00FC509E"/>
    <w:rsid w:val="00FC5D1E"/>
    <w:rsid w:val="00FC6D0D"/>
    <w:rsid w:val="00FD195C"/>
    <w:rsid w:val="00FD694F"/>
    <w:rsid w:val="00FE1675"/>
    <w:rsid w:val="00FE42D8"/>
  </w:rsids>
  <m:mathPr>
    <m:mathFont m:val="Cambria Math"/>
    <m:brkBin m:val="before"/>
    <m:brkBinSub m:val="--"/>
    <m:smallFrac m:val="0"/>
    <m:dispDef/>
    <m:lMargin m:val="0"/>
    <m:rMargin m:val="0"/>
    <m:defJc m:val="centerGroup"/>
    <m:wrapIndent m:val="1440"/>
    <m:intLim m:val="subSup"/>
    <m:naryLim m:val="undOvr"/>
  </m:mathPr>
  <w:themeFontLang w:val="et-E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22FF21"/>
  <w15:docId w15:val="{10A81E15-B3EC-4C71-BD1E-1C001B3F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en-GB"/>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F03A3"/>
    <w:pPr>
      <w:tabs>
        <w:tab w:val="left" w:pos="720"/>
      </w:tabs>
      <w:suppressAutoHyphens/>
      <w:spacing w:after="0" w:line="240" w:lineRule="auto"/>
    </w:pPr>
    <w:rPr>
      <w:rFonts w:ascii="Calibri" w:eastAsia="Times New Roman" w:hAnsi="Calibri" w:cs="Times New Roman"/>
      <w:color w:val="000000" w:themeColor="text1"/>
      <w:szCs w:val="24"/>
      <w14:ligatures w14:val="standard"/>
    </w:rPr>
  </w:style>
  <w:style w:type="paragraph" w:styleId="Heading1">
    <w:name w:val="heading 1"/>
    <w:basedOn w:val="Normal"/>
    <w:next w:val="Textbody"/>
    <w:uiPriority w:val="9"/>
    <w:qFormat/>
    <w:rsid w:val="00204B17"/>
    <w:pPr>
      <w:numPr>
        <w:numId w:val="2"/>
      </w:numPr>
      <w:suppressAutoHyphens w:val="0"/>
      <w:spacing w:before="120"/>
      <w:outlineLvl w:val="0"/>
    </w:pPr>
    <w:rPr>
      <w:rFonts w:cs="Arial"/>
      <w:b/>
      <w:bCs/>
      <w:color w:val="365F91" w:themeColor="accent1" w:themeShade="BF"/>
      <w:sz w:val="28"/>
      <w:szCs w:val="32"/>
      <w14:numSpacing w14:val="tabular"/>
    </w:rPr>
  </w:style>
  <w:style w:type="paragraph" w:styleId="Heading2">
    <w:name w:val="heading 2"/>
    <w:basedOn w:val="Normal"/>
    <w:next w:val="BodyTextIndent"/>
    <w:uiPriority w:val="9"/>
    <w:qFormat/>
    <w:rsid w:val="00B33310"/>
    <w:pPr>
      <w:numPr>
        <w:ilvl w:val="1"/>
        <w:numId w:val="2"/>
      </w:numPr>
      <w:tabs>
        <w:tab w:val="left" w:pos="567"/>
      </w:tabs>
      <w:suppressAutoHyphens w:val="0"/>
      <w:spacing w:before="120" w:after="120"/>
      <w:ind w:left="567" w:hanging="567"/>
      <w:outlineLvl w:val="1"/>
    </w:pPr>
    <w:rPr>
      <w:rFonts w:cs="Arial"/>
      <w:b/>
      <w:bCs/>
      <w:iCs/>
      <w:szCs w:val="28"/>
    </w:rPr>
  </w:style>
  <w:style w:type="paragraph" w:styleId="Heading3">
    <w:name w:val="heading 3"/>
    <w:next w:val="Textbody"/>
    <w:uiPriority w:val="9"/>
    <w:qFormat/>
    <w:rsid w:val="00B33310"/>
    <w:pPr>
      <w:keepNext/>
      <w:numPr>
        <w:ilvl w:val="2"/>
        <w:numId w:val="2"/>
      </w:numPr>
      <w:spacing w:after="0" w:line="240" w:lineRule="auto"/>
      <w:ind w:left="1418" w:hanging="709"/>
      <w:contextualSpacing/>
      <w:outlineLvl w:val="2"/>
    </w:pPr>
    <w:rPr>
      <w:rFonts w:ascii="Calibri" w:eastAsia="Times New Roman" w:hAnsi="Calibri" w:cs="Arial"/>
      <w:b/>
      <w:bCs/>
      <w:color w:val="000000" w:themeColor="text1"/>
      <w:szCs w:val="26"/>
    </w:rPr>
  </w:style>
  <w:style w:type="paragraph" w:styleId="Heading4">
    <w:name w:val="heading 4"/>
    <w:basedOn w:val="Normal"/>
    <w:next w:val="Textbody"/>
    <w:link w:val="Heading4Char"/>
    <w:uiPriority w:val="9"/>
    <w:qFormat/>
    <w:rsid w:val="00904F3B"/>
    <w:pPr>
      <w:numPr>
        <w:ilvl w:val="3"/>
        <w:numId w:val="2"/>
      </w:numPr>
      <w:spacing w:after="60"/>
      <w:ind w:left="2282"/>
      <w:outlineLvl w:val="3"/>
    </w:pPr>
    <w:rPr>
      <w:rFonts w:cs="Arial"/>
      <w:b/>
      <w:bCs/>
      <w:sz w:val="20"/>
    </w:rPr>
  </w:style>
  <w:style w:type="paragraph" w:styleId="Heading5">
    <w:name w:val="heading 5"/>
    <w:basedOn w:val="Normal"/>
    <w:next w:val="Textbody"/>
    <w:rsid w:val="00C440D6"/>
    <w:pPr>
      <w:numPr>
        <w:ilvl w:val="4"/>
        <w:numId w:val="2"/>
      </w:numPr>
      <w:spacing w:after="60"/>
      <w:outlineLvl w:val="4"/>
    </w:pPr>
    <w:rPr>
      <w:b/>
      <w:bCs/>
      <w:i/>
      <w:iCs/>
      <w:sz w:val="26"/>
      <w:szCs w:val="26"/>
    </w:rPr>
  </w:style>
  <w:style w:type="paragraph" w:styleId="Heading6">
    <w:name w:val="heading 6"/>
    <w:basedOn w:val="Normal"/>
    <w:next w:val="Textbody"/>
    <w:rsid w:val="00C440D6"/>
    <w:pPr>
      <w:numPr>
        <w:ilvl w:val="5"/>
        <w:numId w:val="2"/>
      </w:numPr>
      <w:spacing w:after="60"/>
      <w:outlineLvl w:val="5"/>
    </w:pPr>
    <w:rPr>
      <w:b/>
      <w:bCs/>
      <w:szCs w:val="22"/>
    </w:rPr>
  </w:style>
  <w:style w:type="paragraph" w:styleId="Heading7">
    <w:name w:val="heading 7"/>
    <w:basedOn w:val="Normal"/>
    <w:next w:val="Textbody"/>
    <w:rsid w:val="00C440D6"/>
    <w:pPr>
      <w:numPr>
        <w:ilvl w:val="6"/>
        <w:numId w:val="2"/>
      </w:numPr>
      <w:spacing w:after="60"/>
      <w:outlineLvl w:val="6"/>
    </w:pPr>
  </w:style>
  <w:style w:type="paragraph" w:styleId="Heading8">
    <w:name w:val="heading 8"/>
    <w:basedOn w:val="Normal"/>
    <w:next w:val="Textbody"/>
    <w:rsid w:val="00C440D6"/>
    <w:pPr>
      <w:numPr>
        <w:ilvl w:val="7"/>
        <w:numId w:val="2"/>
      </w:numPr>
      <w:spacing w:after="60"/>
      <w:outlineLvl w:val="7"/>
    </w:pPr>
    <w:rPr>
      <w:i/>
      <w:iCs/>
    </w:rPr>
  </w:style>
  <w:style w:type="paragraph" w:styleId="Heading9">
    <w:name w:val="heading 9"/>
    <w:basedOn w:val="Normal"/>
    <w:next w:val="Textbody"/>
    <w:rsid w:val="00C440D6"/>
    <w:pPr>
      <w:numPr>
        <w:ilvl w:val="8"/>
        <w:numId w:val="2"/>
      </w:numPr>
      <w:spacing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C440D6"/>
    <w:rPr>
      <w:rFonts w:ascii="Helvetica 65" w:hAnsi="Helvetica 65"/>
      <w:b w:val="0"/>
      <w:sz w:val="32"/>
      <w:szCs w:val="32"/>
    </w:rPr>
  </w:style>
  <w:style w:type="character" w:customStyle="1" w:styleId="WW8Num1z1">
    <w:name w:val="WW8Num1z1"/>
    <w:rsid w:val="00C440D6"/>
    <w:rPr>
      <w:rFonts w:ascii="Times New Roman" w:hAnsi="Times New Roman"/>
    </w:rPr>
  </w:style>
  <w:style w:type="character" w:customStyle="1" w:styleId="WW8Num2z0">
    <w:name w:val="WW8Num2z0"/>
    <w:rsid w:val="00C440D6"/>
    <w:rPr>
      <w:rFonts w:ascii="Arial" w:hAnsi="Arial" w:cs="Times New Roman"/>
      <w:b/>
    </w:rPr>
  </w:style>
  <w:style w:type="character" w:customStyle="1" w:styleId="WW8Num3z0">
    <w:name w:val="WW8Num3z0"/>
    <w:rsid w:val="00C440D6"/>
    <w:rPr>
      <w:b/>
    </w:rPr>
  </w:style>
  <w:style w:type="character" w:customStyle="1" w:styleId="WW8Num6z0">
    <w:name w:val="WW8Num6z0"/>
    <w:rsid w:val="00C440D6"/>
    <w:rPr>
      <w:rFonts w:ascii="Symbol" w:hAnsi="Symbol"/>
    </w:rPr>
  </w:style>
  <w:style w:type="character" w:customStyle="1" w:styleId="WW8Num6z1">
    <w:name w:val="WW8Num6z1"/>
    <w:rsid w:val="00C440D6"/>
    <w:rPr>
      <w:rFonts w:ascii="Courier New" w:hAnsi="Courier New"/>
    </w:rPr>
  </w:style>
  <w:style w:type="character" w:customStyle="1" w:styleId="WW8Num6z2">
    <w:name w:val="WW8Num6z2"/>
    <w:rsid w:val="00C440D6"/>
    <w:rPr>
      <w:rFonts w:ascii="Wingdings" w:hAnsi="Wingdings"/>
    </w:rPr>
  </w:style>
  <w:style w:type="character" w:customStyle="1" w:styleId="WW8Num6z3">
    <w:name w:val="WW8Num6z3"/>
    <w:rsid w:val="00C440D6"/>
    <w:rPr>
      <w:rFonts w:ascii="Symbol" w:hAnsi="Symbol"/>
    </w:rPr>
  </w:style>
  <w:style w:type="character" w:customStyle="1" w:styleId="WW8Num8z0">
    <w:name w:val="WW8Num8z0"/>
    <w:rsid w:val="00C440D6"/>
    <w:rPr>
      <w:rFonts w:ascii="Symbol" w:hAnsi="Symbol"/>
    </w:rPr>
  </w:style>
  <w:style w:type="character" w:customStyle="1" w:styleId="WW8Num9z0">
    <w:name w:val="WW8Num9z0"/>
    <w:rsid w:val="00C440D6"/>
    <w:rPr>
      <w:rFonts w:ascii="Symbol" w:hAnsi="Symbol"/>
    </w:rPr>
  </w:style>
  <w:style w:type="character" w:customStyle="1" w:styleId="WW8Num10z0">
    <w:name w:val="WW8Num10z0"/>
    <w:rsid w:val="00C440D6"/>
    <w:rPr>
      <w:rFonts w:ascii="Symbol" w:hAnsi="Symbol"/>
    </w:rPr>
  </w:style>
  <w:style w:type="character" w:customStyle="1" w:styleId="WW8Num10z3">
    <w:name w:val="WW8Num10z3"/>
    <w:rsid w:val="00C440D6"/>
    <w:rPr>
      <w:rFonts w:ascii="Courier New" w:hAnsi="Courier New"/>
    </w:rPr>
  </w:style>
  <w:style w:type="character" w:customStyle="1" w:styleId="WW8Num11z0">
    <w:name w:val="WW8Num11z0"/>
    <w:rsid w:val="00C440D6"/>
    <w:rPr>
      <w:rFonts w:ascii="Symbol" w:hAnsi="Symbol" w:cs="Times New Roman"/>
    </w:rPr>
  </w:style>
  <w:style w:type="character" w:customStyle="1" w:styleId="WW8Num12z0">
    <w:name w:val="WW8Num12z0"/>
    <w:rsid w:val="00C440D6"/>
    <w:rPr>
      <w:rFonts w:ascii="Times New Roman" w:eastAsia="Times New Roman" w:hAnsi="Times New Roman" w:cs="Times New Roman"/>
    </w:rPr>
  </w:style>
  <w:style w:type="character" w:customStyle="1" w:styleId="Absatz-Standardschriftart">
    <w:name w:val="Absatz-Standardschriftart"/>
    <w:rsid w:val="00C440D6"/>
  </w:style>
  <w:style w:type="character" w:customStyle="1" w:styleId="WW-Absatz-Standardschriftart">
    <w:name w:val="WW-Absatz-Standardschriftart"/>
    <w:rsid w:val="00C440D6"/>
  </w:style>
  <w:style w:type="character" w:customStyle="1" w:styleId="WW8Num14z0">
    <w:name w:val="WW8Num14z0"/>
    <w:rsid w:val="00C440D6"/>
    <w:rPr>
      <w:rFonts w:ascii="Times New Roman" w:eastAsia="Times New Roman" w:hAnsi="Times New Roman" w:cs="Times New Roman"/>
    </w:rPr>
  </w:style>
  <w:style w:type="character" w:customStyle="1" w:styleId="WW-Absatz-Standardschriftart1">
    <w:name w:val="WW-Absatz-Standardschriftart1"/>
    <w:rsid w:val="00C440D6"/>
  </w:style>
  <w:style w:type="character" w:customStyle="1" w:styleId="WW-Absatz-Standardschriftart11">
    <w:name w:val="WW-Absatz-Standardschriftart11"/>
    <w:rsid w:val="00C440D6"/>
  </w:style>
  <w:style w:type="character" w:customStyle="1" w:styleId="WW8Num7z0">
    <w:name w:val="WW8Num7z0"/>
    <w:rsid w:val="00C440D6"/>
    <w:rPr>
      <w:rFonts w:ascii="Symbol" w:hAnsi="Symbol"/>
    </w:rPr>
  </w:style>
  <w:style w:type="character" w:customStyle="1" w:styleId="WW8Num9z1">
    <w:name w:val="WW8Num9z1"/>
    <w:rsid w:val="00C440D6"/>
    <w:rPr>
      <w:rFonts w:ascii="Courier New" w:hAnsi="Courier New"/>
    </w:rPr>
  </w:style>
  <w:style w:type="character" w:customStyle="1" w:styleId="WW8Num13z0">
    <w:name w:val="WW8Num13z0"/>
    <w:rsid w:val="00C440D6"/>
    <w:rPr>
      <w:rFonts w:ascii="Times New Roman" w:eastAsia="Times New Roman" w:hAnsi="Times New Roman" w:cs="Times New Roman"/>
    </w:rPr>
  </w:style>
  <w:style w:type="character" w:customStyle="1" w:styleId="WW8Num15z0">
    <w:name w:val="WW8Num15z0"/>
    <w:rsid w:val="00C440D6"/>
    <w:rPr>
      <w:rFonts w:ascii="Times New Roman" w:eastAsia="Times New Roman" w:hAnsi="Times New Roman" w:cs="Times New Roman"/>
    </w:rPr>
  </w:style>
  <w:style w:type="character" w:customStyle="1" w:styleId="WW8Num16z0">
    <w:name w:val="WW8Num16z0"/>
    <w:rsid w:val="00C440D6"/>
    <w:rPr>
      <w:rFonts w:ascii="Helvetica 65" w:hAnsi="Helvetica 65"/>
      <w:b w:val="0"/>
      <w:sz w:val="32"/>
      <w:szCs w:val="32"/>
    </w:rPr>
  </w:style>
  <w:style w:type="character" w:customStyle="1" w:styleId="WW8Num17z0">
    <w:name w:val="WW8Num17z0"/>
    <w:rsid w:val="00C440D6"/>
    <w:rPr>
      <w:b/>
    </w:rPr>
  </w:style>
  <w:style w:type="character" w:customStyle="1" w:styleId="WW8Num18z0">
    <w:name w:val="WW8Num18z0"/>
    <w:rsid w:val="00C440D6"/>
    <w:rPr>
      <w:rFonts w:ascii="Symbol" w:hAnsi="Symbol" w:cs="StarSymbol"/>
      <w:sz w:val="18"/>
      <w:szCs w:val="18"/>
    </w:rPr>
  </w:style>
  <w:style w:type="character" w:customStyle="1" w:styleId="WW8Num19z0">
    <w:name w:val="WW8Num19z0"/>
    <w:rsid w:val="00C440D6"/>
    <w:rPr>
      <w:rFonts w:ascii="Times New Roman" w:eastAsia="Times New Roman" w:hAnsi="Times New Roman" w:cs="Times New Roman"/>
    </w:rPr>
  </w:style>
  <w:style w:type="character" w:customStyle="1" w:styleId="WW8Num20z0">
    <w:name w:val="WW8Num20z0"/>
    <w:rsid w:val="00C440D6"/>
    <w:rPr>
      <w:rFonts w:ascii="Times New Roman" w:eastAsia="Times New Roman" w:hAnsi="Times New Roman" w:cs="Times New Roman"/>
    </w:rPr>
  </w:style>
  <w:style w:type="character" w:customStyle="1" w:styleId="WW-Absatz-Standardschriftart111">
    <w:name w:val="WW-Absatz-Standardschriftart111"/>
    <w:rsid w:val="00C440D6"/>
  </w:style>
  <w:style w:type="character" w:customStyle="1" w:styleId="WW-Absatz-Standardschriftart1111">
    <w:name w:val="WW-Absatz-Standardschriftart1111"/>
    <w:rsid w:val="00C440D6"/>
  </w:style>
  <w:style w:type="character" w:customStyle="1" w:styleId="WW8Num9z2">
    <w:name w:val="WW8Num9z2"/>
    <w:rsid w:val="00C440D6"/>
    <w:rPr>
      <w:rFonts w:ascii="Wingdings" w:hAnsi="Wingdings"/>
    </w:rPr>
  </w:style>
  <w:style w:type="character" w:customStyle="1" w:styleId="WW8Num12z1">
    <w:name w:val="WW8Num12z1"/>
    <w:rsid w:val="00C440D6"/>
    <w:rPr>
      <w:rFonts w:ascii="Courier New" w:hAnsi="Courier New"/>
    </w:rPr>
  </w:style>
  <w:style w:type="character" w:customStyle="1" w:styleId="WW8Num12z2">
    <w:name w:val="WW8Num12z2"/>
    <w:rsid w:val="00C440D6"/>
    <w:rPr>
      <w:rFonts w:ascii="Wingdings" w:hAnsi="Wingdings"/>
    </w:rPr>
  </w:style>
  <w:style w:type="character" w:customStyle="1" w:styleId="WW8Num12z3">
    <w:name w:val="WW8Num12z3"/>
    <w:rsid w:val="00C440D6"/>
    <w:rPr>
      <w:rFonts w:ascii="Symbol" w:hAnsi="Symbol"/>
    </w:rPr>
  </w:style>
  <w:style w:type="character" w:customStyle="1" w:styleId="WW8Num13z1">
    <w:name w:val="WW8Num13z1"/>
    <w:rsid w:val="00C440D6"/>
    <w:rPr>
      <w:rFonts w:ascii="Courier New" w:hAnsi="Courier New"/>
    </w:rPr>
  </w:style>
  <w:style w:type="character" w:customStyle="1" w:styleId="WW8Num13z2">
    <w:name w:val="WW8Num13z2"/>
    <w:rsid w:val="00C440D6"/>
    <w:rPr>
      <w:rFonts w:ascii="Wingdings" w:hAnsi="Wingdings"/>
    </w:rPr>
  </w:style>
  <w:style w:type="character" w:customStyle="1" w:styleId="WW8Num13z3">
    <w:name w:val="WW8Num13z3"/>
    <w:rsid w:val="00C440D6"/>
    <w:rPr>
      <w:rFonts w:ascii="Symbol" w:hAnsi="Symbol"/>
    </w:rPr>
  </w:style>
  <w:style w:type="character" w:customStyle="1" w:styleId="WW8Num14z1">
    <w:name w:val="WW8Num14z1"/>
    <w:rsid w:val="00C440D6"/>
    <w:rPr>
      <w:rFonts w:ascii="Courier New" w:hAnsi="Courier New"/>
    </w:rPr>
  </w:style>
  <w:style w:type="character" w:customStyle="1" w:styleId="WW8Num14z2">
    <w:name w:val="WW8Num14z2"/>
    <w:rsid w:val="00C440D6"/>
    <w:rPr>
      <w:rFonts w:ascii="Wingdings" w:hAnsi="Wingdings"/>
    </w:rPr>
  </w:style>
  <w:style w:type="character" w:customStyle="1" w:styleId="WW8Num14z3">
    <w:name w:val="WW8Num14z3"/>
    <w:rsid w:val="00C440D6"/>
    <w:rPr>
      <w:rFonts w:ascii="Symbol" w:hAnsi="Symbol"/>
    </w:rPr>
  </w:style>
  <w:style w:type="character" w:customStyle="1" w:styleId="WW8Num15z1">
    <w:name w:val="WW8Num15z1"/>
    <w:rsid w:val="00C440D6"/>
    <w:rPr>
      <w:rFonts w:ascii="Courier New" w:hAnsi="Courier New"/>
    </w:rPr>
  </w:style>
  <w:style w:type="character" w:customStyle="1" w:styleId="WW8Num15z2">
    <w:name w:val="WW8Num15z2"/>
    <w:rsid w:val="00C440D6"/>
    <w:rPr>
      <w:rFonts w:ascii="Wingdings" w:hAnsi="Wingdings"/>
    </w:rPr>
  </w:style>
  <w:style w:type="character" w:customStyle="1" w:styleId="WW8Num15z3">
    <w:name w:val="WW8Num15z3"/>
    <w:rsid w:val="00C440D6"/>
    <w:rPr>
      <w:rFonts w:ascii="Symbol" w:hAnsi="Symbol"/>
    </w:rPr>
  </w:style>
  <w:style w:type="character" w:customStyle="1" w:styleId="WW8Num16z1">
    <w:name w:val="WW8Num16z1"/>
    <w:rsid w:val="00C440D6"/>
    <w:rPr>
      <w:rFonts w:ascii="Times New Roman" w:hAnsi="Times New Roman"/>
    </w:rPr>
  </w:style>
  <w:style w:type="character" w:customStyle="1" w:styleId="WW8Num19z1">
    <w:name w:val="WW8Num19z1"/>
    <w:rsid w:val="00C440D6"/>
    <w:rPr>
      <w:rFonts w:ascii="Courier New" w:hAnsi="Courier New"/>
    </w:rPr>
  </w:style>
  <w:style w:type="character" w:customStyle="1" w:styleId="WW8Num19z2">
    <w:name w:val="WW8Num19z2"/>
    <w:rsid w:val="00C440D6"/>
    <w:rPr>
      <w:rFonts w:ascii="Wingdings" w:hAnsi="Wingdings"/>
    </w:rPr>
  </w:style>
  <w:style w:type="character" w:customStyle="1" w:styleId="WW8Num19z3">
    <w:name w:val="WW8Num19z3"/>
    <w:rsid w:val="00C440D6"/>
    <w:rPr>
      <w:rFonts w:ascii="Symbol" w:hAnsi="Symbol"/>
    </w:rPr>
  </w:style>
  <w:style w:type="character" w:customStyle="1" w:styleId="WW8Num20z1">
    <w:name w:val="WW8Num20z1"/>
    <w:rsid w:val="00C440D6"/>
    <w:rPr>
      <w:rFonts w:ascii="Courier New" w:hAnsi="Courier New"/>
    </w:rPr>
  </w:style>
  <w:style w:type="character" w:customStyle="1" w:styleId="WW8Num20z2">
    <w:name w:val="WW8Num20z2"/>
    <w:rsid w:val="00C440D6"/>
    <w:rPr>
      <w:rFonts w:ascii="Wingdings" w:hAnsi="Wingdings"/>
    </w:rPr>
  </w:style>
  <w:style w:type="character" w:customStyle="1" w:styleId="WW8Num20z3">
    <w:name w:val="WW8Num20z3"/>
    <w:rsid w:val="00C440D6"/>
    <w:rPr>
      <w:rFonts w:ascii="Symbol" w:hAnsi="Symbol"/>
    </w:rPr>
  </w:style>
  <w:style w:type="character" w:customStyle="1" w:styleId="WW8Num25z0">
    <w:name w:val="WW8Num25z0"/>
    <w:rsid w:val="00C440D6"/>
    <w:rPr>
      <w:rFonts w:ascii="Times New Roman" w:eastAsia="Times New Roman" w:hAnsi="Times New Roman" w:cs="Times New Roman"/>
    </w:rPr>
  </w:style>
  <w:style w:type="character" w:customStyle="1" w:styleId="WW8Num25z1">
    <w:name w:val="WW8Num25z1"/>
    <w:rsid w:val="00C440D6"/>
    <w:rPr>
      <w:rFonts w:ascii="Courier New" w:hAnsi="Courier New"/>
    </w:rPr>
  </w:style>
  <w:style w:type="character" w:customStyle="1" w:styleId="WW8Num25z2">
    <w:name w:val="WW8Num25z2"/>
    <w:rsid w:val="00C440D6"/>
    <w:rPr>
      <w:rFonts w:ascii="Wingdings" w:hAnsi="Wingdings"/>
    </w:rPr>
  </w:style>
  <w:style w:type="character" w:customStyle="1" w:styleId="WW8Num25z3">
    <w:name w:val="WW8Num25z3"/>
    <w:rsid w:val="00C440D6"/>
    <w:rPr>
      <w:rFonts w:ascii="Symbol" w:hAnsi="Symbol"/>
    </w:rPr>
  </w:style>
  <w:style w:type="character" w:customStyle="1" w:styleId="WW8Num26z0">
    <w:name w:val="WW8Num26z0"/>
    <w:rsid w:val="00C440D6"/>
    <w:rPr>
      <w:rFonts w:ascii="Symbol" w:hAnsi="Symbol"/>
    </w:rPr>
  </w:style>
  <w:style w:type="character" w:customStyle="1" w:styleId="WW8Num26z1">
    <w:name w:val="WW8Num26z1"/>
    <w:rsid w:val="00C440D6"/>
    <w:rPr>
      <w:rFonts w:ascii="Courier New" w:hAnsi="Courier New"/>
    </w:rPr>
  </w:style>
  <w:style w:type="character" w:customStyle="1" w:styleId="WW8Num26z2">
    <w:name w:val="WW8Num26z2"/>
    <w:rsid w:val="00C440D6"/>
    <w:rPr>
      <w:rFonts w:ascii="Wingdings" w:hAnsi="Wingdings"/>
    </w:rPr>
  </w:style>
  <w:style w:type="character" w:customStyle="1" w:styleId="WW8Num27z0">
    <w:name w:val="WW8Num27z0"/>
    <w:rsid w:val="00C440D6"/>
    <w:rPr>
      <w:rFonts w:ascii="Times New Roman" w:eastAsia="Times New Roman" w:hAnsi="Times New Roman" w:cs="Times New Roman"/>
    </w:rPr>
  </w:style>
  <w:style w:type="character" w:customStyle="1" w:styleId="WW8Num27z1">
    <w:name w:val="WW8Num27z1"/>
    <w:rsid w:val="00C440D6"/>
    <w:rPr>
      <w:rFonts w:ascii="Courier New" w:hAnsi="Courier New"/>
    </w:rPr>
  </w:style>
  <w:style w:type="character" w:customStyle="1" w:styleId="WW8Num27z2">
    <w:name w:val="WW8Num27z2"/>
    <w:rsid w:val="00C440D6"/>
    <w:rPr>
      <w:rFonts w:ascii="Wingdings" w:hAnsi="Wingdings"/>
    </w:rPr>
  </w:style>
  <w:style w:type="character" w:customStyle="1" w:styleId="WW8Num27z3">
    <w:name w:val="WW8Num27z3"/>
    <w:rsid w:val="00C440D6"/>
    <w:rPr>
      <w:rFonts w:ascii="Symbol" w:hAnsi="Symbol"/>
    </w:rPr>
  </w:style>
  <w:style w:type="character" w:customStyle="1" w:styleId="WW8Num28z0">
    <w:name w:val="WW8Num28z0"/>
    <w:rsid w:val="00C440D6"/>
    <w:rPr>
      <w:rFonts w:ascii="Times New Roman" w:eastAsia="Times New Roman" w:hAnsi="Times New Roman" w:cs="Times New Roman"/>
    </w:rPr>
  </w:style>
  <w:style w:type="character" w:customStyle="1" w:styleId="WW8Num28z1">
    <w:name w:val="WW8Num28z1"/>
    <w:rsid w:val="00C440D6"/>
    <w:rPr>
      <w:rFonts w:ascii="Courier New" w:hAnsi="Courier New"/>
    </w:rPr>
  </w:style>
  <w:style w:type="character" w:customStyle="1" w:styleId="WW8Num28z2">
    <w:name w:val="WW8Num28z2"/>
    <w:rsid w:val="00C440D6"/>
    <w:rPr>
      <w:rFonts w:ascii="Wingdings" w:hAnsi="Wingdings"/>
    </w:rPr>
  </w:style>
  <w:style w:type="character" w:customStyle="1" w:styleId="WW8Num28z3">
    <w:name w:val="WW8Num28z3"/>
    <w:rsid w:val="00C440D6"/>
    <w:rPr>
      <w:rFonts w:ascii="Symbol" w:hAnsi="Symbol"/>
    </w:rPr>
  </w:style>
  <w:style w:type="character" w:customStyle="1" w:styleId="WW8Num30z0">
    <w:name w:val="WW8Num30z0"/>
    <w:rsid w:val="00C440D6"/>
    <w:rPr>
      <w:rFonts w:ascii="TimesNewRomanPSMT" w:eastAsia="Times New Roman" w:hAnsi="TimesNewRomanPSMT"/>
    </w:rPr>
  </w:style>
  <w:style w:type="character" w:customStyle="1" w:styleId="WW8Num30z1">
    <w:name w:val="WW8Num30z1"/>
    <w:rsid w:val="00C440D6"/>
    <w:rPr>
      <w:rFonts w:ascii="Courier New" w:hAnsi="Courier New"/>
    </w:rPr>
  </w:style>
  <w:style w:type="character" w:customStyle="1" w:styleId="WW8Num30z2">
    <w:name w:val="WW8Num30z2"/>
    <w:rsid w:val="00C440D6"/>
    <w:rPr>
      <w:rFonts w:ascii="Wingdings" w:hAnsi="Wingdings"/>
    </w:rPr>
  </w:style>
  <w:style w:type="character" w:customStyle="1" w:styleId="WW8Num30z3">
    <w:name w:val="WW8Num30z3"/>
    <w:rsid w:val="00C440D6"/>
    <w:rPr>
      <w:rFonts w:ascii="Symbol" w:hAnsi="Symbol"/>
    </w:rPr>
  </w:style>
  <w:style w:type="character" w:customStyle="1" w:styleId="WW8Num31z0">
    <w:name w:val="WW8Num31z0"/>
    <w:rsid w:val="00C440D6"/>
    <w:rPr>
      <w:b/>
    </w:rPr>
  </w:style>
  <w:style w:type="character" w:customStyle="1" w:styleId="WW8Num32z0">
    <w:name w:val="WW8Num32z0"/>
    <w:rsid w:val="00C440D6"/>
    <w:rPr>
      <w:rFonts w:ascii="Times New Roman" w:eastAsia="Times New Roman" w:hAnsi="Times New Roman" w:cs="Times New Roman"/>
    </w:rPr>
  </w:style>
  <w:style w:type="character" w:customStyle="1" w:styleId="WW8Num32z1">
    <w:name w:val="WW8Num32z1"/>
    <w:rsid w:val="00C440D6"/>
    <w:rPr>
      <w:rFonts w:ascii="Courier New" w:hAnsi="Courier New"/>
    </w:rPr>
  </w:style>
  <w:style w:type="character" w:customStyle="1" w:styleId="WW8Num32z2">
    <w:name w:val="WW8Num32z2"/>
    <w:rsid w:val="00C440D6"/>
    <w:rPr>
      <w:rFonts w:ascii="Wingdings" w:hAnsi="Wingdings"/>
    </w:rPr>
  </w:style>
  <w:style w:type="character" w:customStyle="1" w:styleId="WW8Num32z3">
    <w:name w:val="WW8Num32z3"/>
    <w:rsid w:val="00C440D6"/>
    <w:rPr>
      <w:rFonts w:ascii="Symbol" w:hAnsi="Symbol"/>
    </w:rPr>
  </w:style>
  <w:style w:type="character" w:customStyle="1" w:styleId="WW8Num33z0">
    <w:name w:val="WW8Num33z0"/>
    <w:rsid w:val="00C440D6"/>
    <w:rPr>
      <w:rFonts w:ascii="Times New Roman" w:eastAsia="Times New Roman" w:hAnsi="Times New Roman" w:cs="Times New Roman"/>
    </w:rPr>
  </w:style>
  <w:style w:type="character" w:customStyle="1" w:styleId="WW8Num33z1">
    <w:name w:val="WW8Num33z1"/>
    <w:rsid w:val="00C440D6"/>
    <w:rPr>
      <w:rFonts w:ascii="Courier New" w:hAnsi="Courier New"/>
    </w:rPr>
  </w:style>
  <w:style w:type="character" w:customStyle="1" w:styleId="WW8Num33z2">
    <w:name w:val="WW8Num33z2"/>
    <w:rsid w:val="00C440D6"/>
    <w:rPr>
      <w:rFonts w:ascii="Wingdings" w:hAnsi="Wingdings"/>
    </w:rPr>
  </w:style>
  <w:style w:type="character" w:customStyle="1" w:styleId="WW8Num33z3">
    <w:name w:val="WW8Num33z3"/>
    <w:rsid w:val="00C440D6"/>
    <w:rPr>
      <w:rFonts w:ascii="Symbol" w:hAnsi="Symbol"/>
    </w:rPr>
  </w:style>
  <w:style w:type="character" w:customStyle="1" w:styleId="WW8Num35z2">
    <w:name w:val="WW8Num35z2"/>
    <w:rsid w:val="00C440D6"/>
    <w:rPr>
      <w:rFonts w:ascii="Times New Roman" w:hAnsi="Times New Roman"/>
      <w:sz w:val="24"/>
      <w:szCs w:val="24"/>
    </w:rPr>
  </w:style>
  <w:style w:type="character" w:customStyle="1" w:styleId="WW8Num37z0">
    <w:name w:val="WW8Num37z0"/>
    <w:rsid w:val="00C440D6"/>
    <w:rPr>
      <w:rFonts w:ascii="Symbol" w:hAnsi="Symbol"/>
    </w:rPr>
  </w:style>
  <w:style w:type="character" w:customStyle="1" w:styleId="WW8Num37z1">
    <w:name w:val="WW8Num37z1"/>
    <w:rsid w:val="00C440D6"/>
    <w:rPr>
      <w:rFonts w:ascii="Courier New" w:hAnsi="Courier New"/>
    </w:rPr>
  </w:style>
  <w:style w:type="character" w:customStyle="1" w:styleId="WW8Num37z2">
    <w:name w:val="WW8Num37z2"/>
    <w:rsid w:val="00C440D6"/>
    <w:rPr>
      <w:rFonts w:ascii="Wingdings" w:hAnsi="Wingdings"/>
    </w:rPr>
  </w:style>
  <w:style w:type="character" w:customStyle="1" w:styleId="WW-DefaultParagraphFont">
    <w:name w:val="WW-Default Paragraph Font"/>
    <w:rsid w:val="00C440D6"/>
  </w:style>
  <w:style w:type="character" w:styleId="PageNumber">
    <w:name w:val="page number"/>
    <w:basedOn w:val="WW-DefaultParagraphFont"/>
    <w:rsid w:val="00C440D6"/>
    <w:rPr>
      <w:rFonts w:ascii="Helvetica 45" w:hAnsi="Helvetica 45"/>
      <w:sz w:val="20"/>
    </w:rPr>
  </w:style>
  <w:style w:type="character" w:customStyle="1" w:styleId="InternetLink">
    <w:name w:val="Internet Link"/>
    <w:basedOn w:val="WW-DefaultParagraphFont"/>
    <w:rsid w:val="00C440D6"/>
    <w:rPr>
      <w:color w:val="0000FF"/>
      <w:u w:val="single"/>
      <w:lang w:val="en-GB" w:eastAsia="en-GB" w:bidi="en-GB"/>
    </w:rPr>
  </w:style>
  <w:style w:type="character" w:customStyle="1" w:styleId="Heading2Char">
    <w:name w:val="Heading 2 Char"/>
    <w:basedOn w:val="WW-DefaultParagraphFont"/>
    <w:uiPriority w:val="9"/>
    <w:rsid w:val="00C440D6"/>
    <w:rPr>
      <w:rFonts w:ascii="Arial" w:hAnsi="Arial" w:cs="Arial"/>
      <w:b/>
      <w:bCs/>
      <w:i/>
      <w:iCs/>
      <w:sz w:val="28"/>
      <w:szCs w:val="28"/>
    </w:rPr>
  </w:style>
  <w:style w:type="character" w:styleId="CommentReference">
    <w:name w:val="annotation reference"/>
    <w:basedOn w:val="WW-DefaultParagraphFont"/>
    <w:uiPriority w:val="99"/>
    <w:rsid w:val="00C440D6"/>
    <w:rPr>
      <w:sz w:val="16"/>
      <w:szCs w:val="16"/>
    </w:rPr>
  </w:style>
  <w:style w:type="character" w:styleId="Emphasis">
    <w:name w:val="Emphasis"/>
    <w:basedOn w:val="WW-DefaultParagraphFont"/>
    <w:uiPriority w:val="20"/>
    <w:qFormat/>
    <w:rsid w:val="00C440D6"/>
    <w:rPr>
      <w:i/>
      <w:iCs/>
    </w:rPr>
  </w:style>
  <w:style w:type="character" w:customStyle="1" w:styleId="Heading7Char">
    <w:name w:val="Heading 7 Char"/>
    <w:basedOn w:val="WW-DefaultParagraphFont"/>
    <w:rsid w:val="00C440D6"/>
    <w:rPr>
      <w:rFonts w:ascii="Calibri" w:eastAsia="Times New Roman" w:hAnsi="Calibri" w:cs="Times New Roman"/>
      <w:sz w:val="24"/>
      <w:szCs w:val="24"/>
    </w:rPr>
  </w:style>
  <w:style w:type="character" w:customStyle="1" w:styleId="Heading8Char">
    <w:name w:val="Heading 8 Char"/>
    <w:basedOn w:val="WW-DefaultParagraphFont"/>
    <w:rsid w:val="00C440D6"/>
    <w:rPr>
      <w:rFonts w:ascii="Calibri" w:eastAsia="Times New Roman" w:hAnsi="Calibri" w:cs="Times New Roman"/>
      <w:i/>
      <w:iCs/>
      <w:sz w:val="24"/>
      <w:szCs w:val="24"/>
    </w:rPr>
  </w:style>
  <w:style w:type="character" w:customStyle="1" w:styleId="Heading9Char">
    <w:name w:val="Heading 9 Char"/>
    <w:basedOn w:val="WW-DefaultParagraphFont"/>
    <w:rsid w:val="00C440D6"/>
    <w:rPr>
      <w:rFonts w:ascii="Cambria" w:eastAsia="Times New Roman" w:hAnsi="Cambria" w:cs="Times New Roman"/>
      <w:sz w:val="22"/>
      <w:szCs w:val="22"/>
    </w:rPr>
  </w:style>
  <w:style w:type="character" w:customStyle="1" w:styleId="CharChar2">
    <w:name w:val="Char Char2"/>
    <w:basedOn w:val="WW-DefaultParagraphFont"/>
    <w:rsid w:val="00C440D6"/>
    <w:rPr>
      <w:rFonts w:ascii="Helvetica 65" w:hAnsi="Helvetica 65" w:cs="Arial"/>
      <w:bCs/>
      <w:sz w:val="32"/>
      <w:szCs w:val="32"/>
      <w:lang w:val="en-GB" w:eastAsia="en-GB" w:bidi="en-GB"/>
    </w:rPr>
  </w:style>
  <w:style w:type="character" w:customStyle="1" w:styleId="CharChar">
    <w:name w:val="Char Char"/>
    <w:basedOn w:val="WW-DefaultParagraphFont"/>
    <w:rsid w:val="00C440D6"/>
    <w:rPr>
      <w:rFonts w:ascii="Consolas" w:eastAsia="Calibri" w:hAnsi="Consolas" w:cs="Times New Roman"/>
      <w:sz w:val="21"/>
      <w:szCs w:val="21"/>
    </w:rPr>
  </w:style>
  <w:style w:type="character" w:customStyle="1" w:styleId="CharChar1">
    <w:name w:val="Char Char1"/>
    <w:basedOn w:val="WW-DefaultParagraphFont"/>
    <w:rsid w:val="00C440D6"/>
    <w:rPr>
      <w:rFonts w:ascii="Helvetica 45" w:hAnsi="Helvetica 45"/>
    </w:rPr>
  </w:style>
  <w:style w:type="character" w:customStyle="1" w:styleId="CommentSubjectChar">
    <w:name w:val="Comment Subject Char"/>
    <w:basedOn w:val="CharChar1"/>
    <w:rsid w:val="00C440D6"/>
    <w:rPr>
      <w:rFonts w:ascii="Helvetica 45" w:hAnsi="Helvetica 45"/>
    </w:rPr>
  </w:style>
  <w:style w:type="character" w:styleId="FollowedHyperlink">
    <w:name w:val="FollowedHyperlink"/>
    <w:basedOn w:val="WW-DefaultParagraphFont"/>
    <w:uiPriority w:val="99"/>
    <w:rsid w:val="00C440D6"/>
    <w:rPr>
      <w:color w:val="800080"/>
      <w:u w:val="single"/>
    </w:rPr>
  </w:style>
  <w:style w:type="character" w:customStyle="1" w:styleId="BodyTextChar">
    <w:name w:val="Body Text Char"/>
    <w:basedOn w:val="WW-DefaultParagraphFont"/>
    <w:rsid w:val="00C440D6"/>
    <w:rPr>
      <w:rFonts w:ascii="Helvetica 45" w:hAnsi="Helvetica 45"/>
      <w:szCs w:val="24"/>
    </w:rPr>
  </w:style>
  <w:style w:type="character" w:customStyle="1" w:styleId="Heading3Char">
    <w:name w:val="Heading 3 Char"/>
    <w:basedOn w:val="WW-DefaultParagraphFont"/>
    <w:uiPriority w:val="9"/>
    <w:rsid w:val="00C440D6"/>
    <w:rPr>
      <w:rFonts w:ascii="Arial" w:hAnsi="Arial" w:cs="Arial"/>
      <w:b/>
      <w:bCs/>
      <w:sz w:val="26"/>
      <w:szCs w:val="26"/>
      <w:lang w:val="en-GB"/>
    </w:rPr>
  </w:style>
  <w:style w:type="character" w:customStyle="1" w:styleId="Heading1Char">
    <w:name w:val="Heading 1 Char"/>
    <w:basedOn w:val="WW-DefaultParagraphFont"/>
    <w:uiPriority w:val="9"/>
    <w:rsid w:val="00C440D6"/>
    <w:rPr>
      <w:rFonts w:ascii="Helvetica 65" w:hAnsi="Helvetica 65" w:cs="Arial"/>
      <w:bCs/>
      <w:sz w:val="32"/>
      <w:szCs w:val="32"/>
      <w:lang w:val="en-GB"/>
    </w:rPr>
  </w:style>
  <w:style w:type="character" w:customStyle="1" w:styleId="CommentTextChar">
    <w:name w:val="Comment Text Char"/>
    <w:basedOn w:val="WW-DefaultParagraphFont"/>
    <w:rsid w:val="00C440D6"/>
    <w:rPr>
      <w:rFonts w:ascii="Helvetica 45" w:hAnsi="Helvetica 45"/>
      <w:sz w:val="24"/>
      <w:lang w:val="en-GB"/>
    </w:rPr>
  </w:style>
  <w:style w:type="character" w:customStyle="1" w:styleId="Bullets">
    <w:name w:val="Bullets"/>
    <w:rsid w:val="0015141B"/>
    <w:rPr>
      <w:rFonts w:ascii="Calibri" w:eastAsia="StarSymbol" w:hAnsi="Calibri" w:cs="StarSymbol"/>
      <w:sz w:val="22"/>
      <w:szCs w:val="18"/>
    </w:rPr>
  </w:style>
  <w:style w:type="character" w:customStyle="1" w:styleId="ListLabel1">
    <w:name w:val="ListLabel 1"/>
    <w:rsid w:val="00C440D6"/>
    <w:rPr>
      <w:b w:val="0"/>
      <w:sz w:val="32"/>
      <w:szCs w:val="32"/>
    </w:rPr>
  </w:style>
  <w:style w:type="character" w:customStyle="1" w:styleId="ListLabel2">
    <w:name w:val="ListLabel 2"/>
    <w:rsid w:val="00C440D6"/>
    <w:rPr>
      <w:rFonts w:cs="Times New Roman"/>
      <w:b/>
    </w:rPr>
  </w:style>
  <w:style w:type="character" w:customStyle="1" w:styleId="ListLabel3">
    <w:name w:val="ListLabel 3"/>
    <w:rsid w:val="00C440D6"/>
    <w:rPr>
      <w:rFonts w:cs="Courier New"/>
    </w:rPr>
  </w:style>
  <w:style w:type="paragraph" w:customStyle="1" w:styleId="Heading">
    <w:name w:val="Heading"/>
    <w:basedOn w:val="Normal"/>
    <w:next w:val="Textbody"/>
    <w:rsid w:val="00C440D6"/>
    <w:pPr>
      <w:spacing w:after="120"/>
    </w:pPr>
    <w:rPr>
      <w:rFonts w:ascii="Arial" w:eastAsia="MS Mincho" w:hAnsi="Arial" w:cs="Tahoma"/>
      <w:sz w:val="28"/>
      <w:szCs w:val="28"/>
    </w:rPr>
  </w:style>
  <w:style w:type="paragraph" w:customStyle="1" w:styleId="Textbody">
    <w:name w:val="Text body"/>
    <w:basedOn w:val="Normal"/>
    <w:autoRedefine/>
    <w:qFormat/>
    <w:rsid w:val="009A3BB6"/>
    <w:rPr>
      <w:sz w:val="16"/>
    </w:rPr>
  </w:style>
  <w:style w:type="paragraph" w:styleId="List">
    <w:name w:val="List"/>
    <w:basedOn w:val="Textbody"/>
    <w:rsid w:val="00C440D6"/>
    <w:rPr>
      <w:rFonts w:cs="Tahoma"/>
    </w:rPr>
  </w:style>
  <w:style w:type="paragraph" w:styleId="Caption">
    <w:name w:val="caption"/>
    <w:basedOn w:val="Normal"/>
    <w:rsid w:val="00C440D6"/>
    <w:pPr>
      <w:suppressLineNumbers/>
      <w:spacing w:before="120" w:after="120"/>
    </w:pPr>
    <w:rPr>
      <w:rFonts w:cs="Tahoma"/>
      <w:i/>
      <w:iCs/>
    </w:rPr>
  </w:style>
  <w:style w:type="paragraph" w:customStyle="1" w:styleId="Index">
    <w:name w:val="Index"/>
    <w:basedOn w:val="Normal"/>
    <w:rsid w:val="00C440D6"/>
    <w:pPr>
      <w:suppressLineNumbers/>
    </w:pPr>
    <w:rPr>
      <w:rFonts w:cs="Tahoma"/>
    </w:rPr>
  </w:style>
  <w:style w:type="paragraph" w:styleId="Footer">
    <w:name w:val="footer"/>
    <w:basedOn w:val="Normal"/>
    <w:rsid w:val="00C440D6"/>
    <w:pPr>
      <w:suppressLineNumbers/>
      <w:tabs>
        <w:tab w:val="center" w:pos="4819"/>
        <w:tab w:val="right" w:pos="9638"/>
      </w:tabs>
    </w:pPr>
  </w:style>
  <w:style w:type="paragraph" w:customStyle="1" w:styleId="Pealkiri11">
    <w:name w:val="Pealkiri 11"/>
    <w:basedOn w:val="Normal"/>
    <w:rsid w:val="00C440D6"/>
    <w:pPr>
      <w:spacing w:before="300" w:after="300"/>
    </w:pPr>
    <w:rPr>
      <w:rFonts w:ascii="Helvetica 65" w:hAnsi="Helvetica 65"/>
      <w:sz w:val="32"/>
    </w:rPr>
  </w:style>
  <w:style w:type="paragraph" w:customStyle="1" w:styleId="L6ik-tab">
    <w:name w:val="L6ik-tab"/>
    <w:basedOn w:val="Normal"/>
    <w:rsid w:val="00C440D6"/>
    <w:pPr>
      <w:ind w:firstLine="360"/>
    </w:pPr>
  </w:style>
  <w:style w:type="paragraph" w:customStyle="1" w:styleId="Pealkiri21">
    <w:name w:val="Pealkiri 21"/>
    <w:basedOn w:val="Normal"/>
    <w:rsid w:val="00C440D6"/>
    <w:pPr>
      <w:spacing w:before="220" w:after="160"/>
    </w:pPr>
    <w:rPr>
      <w:rFonts w:ascii="Helvetica 65" w:hAnsi="Helvetica 65"/>
    </w:rPr>
  </w:style>
  <w:style w:type="paragraph" w:styleId="Header">
    <w:name w:val="header"/>
    <w:basedOn w:val="Normal"/>
    <w:link w:val="HeaderChar"/>
    <w:rsid w:val="00C440D6"/>
    <w:pPr>
      <w:suppressLineNumbers/>
      <w:tabs>
        <w:tab w:val="left" w:pos="4500"/>
      </w:tabs>
      <w:jc w:val="right"/>
    </w:pPr>
    <w:rPr>
      <w:sz w:val="16"/>
    </w:rPr>
  </w:style>
  <w:style w:type="paragraph" w:customStyle="1" w:styleId="Contents3">
    <w:name w:val="Contents 3"/>
    <w:basedOn w:val="Normal"/>
    <w:rsid w:val="00C440D6"/>
    <w:pPr>
      <w:tabs>
        <w:tab w:val="right" w:leader="dot" w:pos="9472"/>
      </w:tabs>
      <w:ind w:left="400"/>
    </w:pPr>
  </w:style>
  <w:style w:type="paragraph" w:customStyle="1" w:styleId="Pealkiri31">
    <w:name w:val="Pealkiri 31"/>
    <w:basedOn w:val="Normal"/>
    <w:rsid w:val="00C440D6"/>
    <w:rPr>
      <w:rFonts w:ascii="Helvetica 65" w:hAnsi="Helvetica 65"/>
    </w:rPr>
  </w:style>
  <w:style w:type="paragraph" w:customStyle="1" w:styleId="Contents1">
    <w:name w:val="Contents 1"/>
    <w:basedOn w:val="Normal"/>
    <w:rsid w:val="00C440D6"/>
    <w:pPr>
      <w:tabs>
        <w:tab w:val="right" w:leader="dot" w:pos="9638"/>
      </w:tabs>
    </w:pPr>
  </w:style>
  <w:style w:type="paragraph" w:customStyle="1" w:styleId="Contents2">
    <w:name w:val="Contents 2"/>
    <w:basedOn w:val="Normal"/>
    <w:rsid w:val="00C440D6"/>
    <w:pPr>
      <w:tabs>
        <w:tab w:val="right" w:leader="dot" w:pos="9555"/>
      </w:tabs>
      <w:ind w:left="200"/>
    </w:pPr>
  </w:style>
  <w:style w:type="paragraph" w:customStyle="1" w:styleId="Contents4">
    <w:name w:val="Contents 4"/>
    <w:basedOn w:val="Normal"/>
    <w:rsid w:val="00C440D6"/>
    <w:pPr>
      <w:tabs>
        <w:tab w:val="right" w:leader="dot" w:pos="9389"/>
      </w:tabs>
      <w:ind w:left="600"/>
    </w:pPr>
  </w:style>
  <w:style w:type="paragraph" w:customStyle="1" w:styleId="Contents5">
    <w:name w:val="Contents 5"/>
    <w:basedOn w:val="Normal"/>
    <w:rsid w:val="00C440D6"/>
    <w:pPr>
      <w:tabs>
        <w:tab w:val="right" w:leader="dot" w:pos="9306"/>
      </w:tabs>
      <w:ind w:left="800"/>
    </w:pPr>
  </w:style>
  <w:style w:type="paragraph" w:customStyle="1" w:styleId="Contents6">
    <w:name w:val="Contents 6"/>
    <w:basedOn w:val="Normal"/>
    <w:rsid w:val="00C440D6"/>
    <w:pPr>
      <w:tabs>
        <w:tab w:val="right" w:leader="dot" w:pos="9223"/>
      </w:tabs>
      <w:ind w:left="1000"/>
    </w:pPr>
  </w:style>
  <w:style w:type="paragraph" w:customStyle="1" w:styleId="Contents7">
    <w:name w:val="Contents 7"/>
    <w:basedOn w:val="Normal"/>
    <w:rsid w:val="00C440D6"/>
    <w:pPr>
      <w:tabs>
        <w:tab w:val="right" w:leader="dot" w:pos="9140"/>
      </w:tabs>
      <w:ind w:left="1200"/>
    </w:pPr>
  </w:style>
  <w:style w:type="paragraph" w:customStyle="1" w:styleId="Contents8">
    <w:name w:val="Contents 8"/>
    <w:basedOn w:val="Normal"/>
    <w:rsid w:val="00C440D6"/>
    <w:pPr>
      <w:tabs>
        <w:tab w:val="right" w:leader="dot" w:pos="9057"/>
      </w:tabs>
      <w:ind w:left="1400"/>
    </w:pPr>
  </w:style>
  <w:style w:type="paragraph" w:customStyle="1" w:styleId="Contents9">
    <w:name w:val="Contents 9"/>
    <w:basedOn w:val="Normal"/>
    <w:rsid w:val="00C440D6"/>
    <w:pPr>
      <w:tabs>
        <w:tab w:val="right" w:leader="dot" w:pos="8974"/>
      </w:tabs>
      <w:ind w:left="1600"/>
    </w:pPr>
  </w:style>
  <w:style w:type="paragraph" w:styleId="DocumentMap">
    <w:name w:val="Document Map"/>
    <w:basedOn w:val="Normal"/>
    <w:rsid w:val="00C440D6"/>
    <w:pPr>
      <w:shd w:val="clear" w:color="auto" w:fill="000080"/>
    </w:pPr>
    <w:rPr>
      <w:rFonts w:ascii="Tahoma" w:hAnsi="Tahoma" w:cs="Tahoma"/>
    </w:rPr>
  </w:style>
  <w:style w:type="paragraph" w:customStyle="1" w:styleId="Tiitel1">
    <w:name w:val="Tiitel1"/>
    <w:basedOn w:val="Normal"/>
    <w:rsid w:val="00C440D6"/>
    <w:pPr>
      <w:spacing w:line="100" w:lineRule="atLeast"/>
    </w:pPr>
    <w:rPr>
      <w:rFonts w:ascii="Helvetica 65" w:hAnsi="Helvetica 65"/>
      <w:sz w:val="72"/>
    </w:rPr>
  </w:style>
  <w:style w:type="paragraph" w:styleId="BalloonText">
    <w:name w:val="Balloon Text"/>
    <w:basedOn w:val="Normal"/>
    <w:rsid w:val="00C440D6"/>
    <w:rPr>
      <w:rFonts w:ascii="Tahoma" w:hAnsi="Tahoma" w:cs="Tahoma"/>
      <w:sz w:val="16"/>
      <w:szCs w:val="16"/>
    </w:rPr>
  </w:style>
  <w:style w:type="paragraph" w:customStyle="1" w:styleId="Textbodyindent">
    <w:name w:val="Text body indent"/>
    <w:basedOn w:val="Normal"/>
    <w:rsid w:val="00C440D6"/>
    <w:pPr>
      <w:spacing w:line="100" w:lineRule="atLeast"/>
      <w:ind w:left="2160"/>
    </w:pPr>
    <w:rPr>
      <w:color w:val="0000FF"/>
      <w:szCs w:val="20"/>
    </w:rPr>
  </w:style>
  <w:style w:type="paragraph" w:customStyle="1" w:styleId="ColorfulList-Accent11">
    <w:name w:val="Colorful List - Accent 11"/>
    <w:basedOn w:val="Normal"/>
    <w:rsid w:val="00C440D6"/>
    <w:pPr>
      <w:spacing w:after="200"/>
      <w:ind w:left="720"/>
    </w:pPr>
    <w:rPr>
      <w:rFonts w:eastAsia="Calibri"/>
      <w:szCs w:val="22"/>
    </w:rPr>
  </w:style>
  <w:style w:type="paragraph" w:customStyle="1" w:styleId="TOCHeading1">
    <w:name w:val="TOC Heading1"/>
    <w:basedOn w:val="Heading1"/>
    <w:rsid w:val="00C440D6"/>
    <w:pPr>
      <w:numPr>
        <w:numId w:val="0"/>
      </w:numPr>
      <w:spacing w:before="480"/>
    </w:pPr>
    <w:rPr>
      <w:rFonts w:ascii="Cambria" w:hAnsi="Cambria" w:cs="Times New Roman"/>
      <w:color w:val="365F91"/>
      <w:szCs w:val="28"/>
    </w:rPr>
  </w:style>
  <w:style w:type="paragraph" w:styleId="CommentText">
    <w:name w:val="annotation text"/>
    <w:basedOn w:val="Normal"/>
    <w:rsid w:val="00C440D6"/>
    <w:rPr>
      <w:szCs w:val="20"/>
    </w:rPr>
  </w:style>
  <w:style w:type="paragraph" w:styleId="PlainText">
    <w:name w:val="Plain Text"/>
    <w:basedOn w:val="Normal"/>
    <w:rsid w:val="00C440D6"/>
    <w:pPr>
      <w:spacing w:line="100" w:lineRule="atLeast"/>
    </w:pPr>
    <w:rPr>
      <w:rFonts w:ascii="Consolas" w:eastAsia="Calibri" w:hAnsi="Consolas"/>
      <w:sz w:val="21"/>
      <w:szCs w:val="21"/>
    </w:rPr>
  </w:style>
  <w:style w:type="paragraph" w:styleId="CommentSubject">
    <w:name w:val="annotation subject"/>
    <w:basedOn w:val="CommentText"/>
    <w:rsid w:val="00C440D6"/>
    <w:rPr>
      <w:b/>
      <w:bCs/>
    </w:rPr>
  </w:style>
  <w:style w:type="paragraph" w:customStyle="1" w:styleId="Style1">
    <w:name w:val="Style1"/>
    <w:basedOn w:val="Heading3"/>
    <w:rsid w:val="00C440D6"/>
    <w:pPr>
      <w:numPr>
        <w:numId w:val="1"/>
      </w:numPr>
      <w:tabs>
        <w:tab w:val="clear" w:pos="720"/>
      </w:tabs>
      <w:ind w:left="0" w:firstLine="0"/>
      <w:outlineLvl w:val="9"/>
    </w:pPr>
  </w:style>
  <w:style w:type="paragraph" w:customStyle="1" w:styleId="Style2">
    <w:name w:val="Style2"/>
    <w:basedOn w:val="Heading3"/>
    <w:rsid w:val="00C440D6"/>
    <w:pPr>
      <w:numPr>
        <w:ilvl w:val="0"/>
        <w:numId w:val="0"/>
      </w:numPr>
      <w:outlineLvl w:val="9"/>
    </w:pPr>
  </w:style>
  <w:style w:type="paragraph" w:customStyle="1" w:styleId="TableContents">
    <w:name w:val="Table Contents"/>
    <w:basedOn w:val="Normal"/>
    <w:rsid w:val="00C440D6"/>
    <w:pPr>
      <w:suppressLineNumbers/>
    </w:pPr>
  </w:style>
  <w:style w:type="paragraph" w:customStyle="1" w:styleId="TableHeading">
    <w:name w:val="Table Heading"/>
    <w:basedOn w:val="TableContents"/>
    <w:rsid w:val="00C440D6"/>
    <w:pPr>
      <w:jc w:val="center"/>
    </w:pPr>
    <w:rPr>
      <w:b/>
      <w:bCs/>
    </w:rPr>
  </w:style>
  <w:style w:type="paragraph" w:customStyle="1" w:styleId="Heading10">
    <w:name w:val="Heading 10"/>
    <w:basedOn w:val="Heading"/>
    <w:next w:val="Textbody"/>
    <w:rsid w:val="00C440D6"/>
    <w:pPr>
      <w:tabs>
        <w:tab w:val="num" w:pos="1584"/>
      </w:tabs>
      <w:ind w:left="1584" w:hanging="1584"/>
      <w:outlineLvl w:val="8"/>
    </w:pPr>
    <w:rPr>
      <w:b/>
      <w:bCs/>
      <w:sz w:val="21"/>
      <w:szCs w:val="21"/>
    </w:rPr>
  </w:style>
  <w:style w:type="paragraph" w:customStyle="1" w:styleId="ColorfulShading-Accent11">
    <w:name w:val="Colorful Shading - Accent 11"/>
    <w:rsid w:val="00C440D6"/>
    <w:pPr>
      <w:tabs>
        <w:tab w:val="left" w:pos="720"/>
      </w:tabs>
      <w:suppressAutoHyphens/>
    </w:pPr>
    <w:rPr>
      <w:rFonts w:ascii="Helvetica 45" w:eastAsia="Times New Roman" w:hAnsi="Helvetica 45" w:cs="Times New Roman"/>
      <w:sz w:val="24"/>
      <w:szCs w:val="24"/>
    </w:rPr>
  </w:style>
  <w:style w:type="paragraph" w:styleId="ListParagraph">
    <w:name w:val="List Paragraph"/>
    <w:basedOn w:val="Normal"/>
    <w:link w:val="ListParagraphChar"/>
    <w:uiPriority w:val="34"/>
    <w:qFormat/>
    <w:rsid w:val="00C440D6"/>
    <w:pPr>
      <w:ind w:left="720"/>
    </w:pPr>
  </w:style>
  <w:style w:type="paragraph" w:customStyle="1" w:styleId="Framecontents">
    <w:name w:val="Frame contents"/>
    <w:basedOn w:val="Textbody"/>
    <w:rsid w:val="00C440D6"/>
  </w:style>
  <w:style w:type="character" w:styleId="Hyperlink">
    <w:name w:val="Hyperlink"/>
    <w:basedOn w:val="DefaultParagraphFont"/>
    <w:uiPriority w:val="99"/>
    <w:unhideWhenUsed/>
    <w:qFormat/>
    <w:rsid w:val="00594AEA"/>
    <w:rPr>
      <w:rFonts w:ascii="Calibri" w:hAnsi="Calibri"/>
      <w:color w:val="0000FF"/>
      <w:sz w:val="22"/>
      <w:u w:val="single"/>
    </w:rPr>
  </w:style>
  <w:style w:type="paragraph" w:styleId="TOCHeading">
    <w:name w:val="TOC Heading"/>
    <w:basedOn w:val="Heading1"/>
    <w:next w:val="Normal"/>
    <w:uiPriority w:val="39"/>
    <w:unhideWhenUsed/>
    <w:qFormat/>
    <w:rsid w:val="00B16761"/>
    <w:pPr>
      <w:numPr>
        <w:numId w:val="0"/>
      </w:numPr>
      <w:tabs>
        <w:tab w:val="clear" w:pos="720"/>
      </w:tabs>
      <w:spacing w:line="259" w:lineRule="auto"/>
      <w:outlineLvl w:val="9"/>
    </w:pPr>
    <w:rPr>
      <w:rFonts w:asciiTheme="majorHAnsi" w:eastAsiaTheme="majorEastAsia" w:hAnsiTheme="majorHAnsi" w:cstheme="majorBidi"/>
      <w:b w:val="0"/>
      <w:bCs w:val="0"/>
      <w:lang w:val="en-US" w:eastAsia="en-US" w:bidi="ar-SA"/>
    </w:rPr>
  </w:style>
  <w:style w:type="paragraph" w:styleId="TOC1">
    <w:name w:val="toc 1"/>
    <w:basedOn w:val="Normal"/>
    <w:next w:val="Normal"/>
    <w:autoRedefine/>
    <w:uiPriority w:val="39"/>
    <w:unhideWhenUsed/>
    <w:rsid w:val="00B16761"/>
    <w:pPr>
      <w:tabs>
        <w:tab w:val="clear" w:pos="720"/>
      </w:tabs>
      <w:spacing w:after="100"/>
    </w:pPr>
  </w:style>
  <w:style w:type="paragraph" w:styleId="TOC2">
    <w:name w:val="toc 2"/>
    <w:basedOn w:val="Normal"/>
    <w:next w:val="Normal"/>
    <w:autoRedefine/>
    <w:uiPriority w:val="39"/>
    <w:unhideWhenUsed/>
    <w:rsid w:val="00B16761"/>
    <w:pPr>
      <w:tabs>
        <w:tab w:val="clear" w:pos="720"/>
      </w:tabs>
      <w:spacing w:after="100"/>
      <w:ind w:left="220"/>
    </w:pPr>
  </w:style>
  <w:style w:type="paragraph" w:styleId="TOC3">
    <w:name w:val="toc 3"/>
    <w:basedOn w:val="Normal"/>
    <w:next w:val="Normal"/>
    <w:autoRedefine/>
    <w:uiPriority w:val="39"/>
    <w:unhideWhenUsed/>
    <w:rsid w:val="00B16761"/>
    <w:pPr>
      <w:tabs>
        <w:tab w:val="clear" w:pos="720"/>
      </w:tabs>
      <w:spacing w:after="100"/>
      <w:ind w:left="440"/>
    </w:pPr>
  </w:style>
  <w:style w:type="character" w:customStyle="1" w:styleId="UnresolvedMention1">
    <w:name w:val="Unresolved Mention1"/>
    <w:basedOn w:val="DefaultParagraphFont"/>
    <w:uiPriority w:val="99"/>
    <w:semiHidden/>
    <w:unhideWhenUsed/>
    <w:rsid w:val="00B01135"/>
    <w:rPr>
      <w:color w:val="808080"/>
      <w:shd w:val="clear" w:color="auto" w:fill="E6E6E6"/>
    </w:rPr>
  </w:style>
  <w:style w:type="character" w:customStyle="1" w:styleId="HeaderChar">
    <w:name w:val="Header Char"/>
    <w:basedOn w:val="DefaultParagraphFont"/>
    <w:link w:val="Header"/>
    <w:qFormat/>
    <w:rsid w:val="00406974"/>
    <w:rPr>
      <w:rFonts w:ascii="Times New Roman" w:eastAsia="Times New Roman" w:hAnsi="Times New Roman" w:cs="Times New Roman"/>
      <w:sz w:val="16"/>
      <w:szCs w:val="24"/>
    </w:rPr>
  </w:style>
  <w:style w:type="character" w:customStyle="1" w:styleId="UnresolvedMention2">
    <w:name w:val="Unresolved Mention2"/>
    <w:basedOn w:val="DefaultParagraphFont"/>
    <w:uiPriority w:val="99"/>
    <w:rsid w:val="00AC3E8F"/>
    <w:rPr>
      <w:color w:val="605E5C"/>
      <w:shd w:val="clear" w:color="auto" w:fill="E1DFDD"/>
    </w:rPr>
  </w:style>
  <w:style w:type="paragraph" w:styleId="FootnoteText">
    <w:name w:val="footnote text"/>
    <w:basedOn w:val="Normal"/>
    <w:link w:val="FootnoteTextChar"/>
    <w:uiPriority w:val="99"/>
    <w:semiHidden/>
    <w:unhideWhenUsed/>
    <w:rsid w:val="00A81ECB"/>
    <w:rPr>
      <w:sz w:val="20"/>
      <w:szCs w:val="20"/>
    </w:rPr>
  </w:style>
  <w:style w:type="character" w:customStyle="1" w:styleId="FootnoteTextChar">
    <w:name w:val="Footnote Text Char"/>
    <w:basedOn w:val="DefaultParagraphFont"/>
    <w:link w:val="FootnoteText"/>
    <w:uiPriority w:val="99"/>
    <w:semiHidden/>
    <w:rsid w:val="00A81EC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81ECB"/>
    <w:rPr>
      <w:vertAlign w:val="superscript"/>
    </w:rPr>
  </w:style>
  <w:style w:type="character" w:customStyle="1" w:styleId="UnresolvedMention3">
    <w:name w:val="Unresolved Mention3"/>
    <w:basedOn w:val="DefaultParagraphFont"/>
    <w:uiPriority w:val="99"/>
    <w:rsid w:val="00227244"/>
    <w:rPr>
      <w:color w:val="605E5C"/>
      <w:shd w:val="clear" w:color="auto" w:fill="E1DFDD"/>
    </w:rPr>
  </w:style>
  <w:style w:type="paragraph" w:styleId="Revision">
    <w:name w:val="Revision"/>
    <w:hidden/>
    <w:uiPriority w:val="99"/>
    <w:semiHidden/>
    <w:rsid w:val="00006DCC"/>
    <w:pPr>
      <w:spacing w:after="0" w:line="240" w:lineRule="auto"/>
    </w:pPr>
    <w:rPr>
      <w:rFonts w:ascii="Times New Roman" w:eastAsia="Times New Roman" w:hAnsi="Times New Roman" w:cs="Times New Roman"/>
      <w:szCs w:val="24"/>
    </w:rPr>
  </w:style>
  <w:style w:type="character" w:styleId="UnresolvedMention">
    <w:name w:val="Unresolved Mention"/>
    <w:basedOn w:val="DefaultParagraphFont"/>
    <w:uiPriority w:val="99"/>
    <w:rsid w:val="008D38BD"/>
    <w:rPr>
      <w:color w:val="605E5C"/>
      <w:shd w:val="clear" w:color="auto" w:fill="E1DFDD"/>
    </w:rPr>
  </w:style>
  <w:style w:type="paragraph" w:customStyle="1" w:styleId="Tabel">
    <w:name w:val="Tabel"/>
    <w:basedOn w:val="ListParagraph"/>
    <w:link w:val="TabelChar"/>
    <w:qFormat/>
    <w:rsid w:val="003F6782"/>
    <w:pPr>
      <w:framePr w:hSpace="141" w:wrap="around" w:vAnchor="text" w:hAnchor="text" w:xAlign="center" w:y="1"/>
      <w:spacing w:line="360" w:lineRule="auto"/>
      <w:ind w:left="0"/>
      <w:suppressOverlap/>
    </w:pPr>
    <w:rPr>
      <w:rFonts w:cs="Arial"/>
      <w14:numSpacing w14:val="tabular"/>
    </w:rPr>
  </w:style>
  <w:style w:type="paragraph" w:styleId="EndnoteText">
    <w:name w:val="endnote text"/>
    <w:basedOn w:val="Normal"/>
    <w:link w:val="EndnoteTextChar"/>
    <w:uiPriority w:val="99"/>
    <w:semiHidden/>
    <w:unhideWhenUsed/>
    <w:rsid w:val="00CD7309"/>
    <w:rPr>
      <w:sz w:val="20"/>
      <w:szCs w:val="20"/>
    </w:rPr>
  </w:style>
  <w:style w:type="character" w:customStyle="1" w:styleId="ListParagraphChar">
    <w:name w:val="List Paragraph Char"/>
    <w:basedOn w:val="DefaultParagraphFont"/>
    <w:link w:val="ListParagraph"/>
    <w:rsid w:val="003A622F"/>
    <w:rPr>
      <w:rFonts w:ascii="Times New Roman" w:eastAsia="Times New Roman" w:hAnsi="Times New Roman" w:cs="Times New Roman"/>
      <w:szCs w:val="24"/>
    </w:rPr>
  </w:style>
  <w:style w:type="character" w:customStyle="1" w:styleId="TabelChar">
    <w:name w:val="Tabel Char"/>
    <w:basedOn w:val="ListParagraphChar"/>
    <w:link w:val="Tabel"/>
    <w:rsid w:val="003F6782"/>
    <w:rPr>
      <w:rFonts w:ascii="Calibri" w:eastAsia="Times New Roman" w:hAnsi="Calibri" w:cs="Arial"/>
      <w:color w:val="000000" w:themeColor="text1"/>
      <w:szCs w:val="24"/>
      <w14:ligatures w14:val="standard"/>
      <w14:numSpacing w14:val="tabular"/>
    </w:rPr>
  </w:style>
  <w:style w:type="character" w:customStyle="1" w:styleId="EndnoteTextChar">
    <w:name w:val="Endnote Text Char"/>
    <w:basedOn w:val="DefaultParagraphFont"/>
    <w:link w:val="EndnoteText"/>
    <w:uiPriority w:val="99"/>
    <w:semiHidden/>
    <w:rsid w:val="00CD7309"/>
    <w:rPr>
      <w:rFonts w:ascii="Calibri" w:eastAsia="Times New Roman" w:hAnsi="Calibri" w:cs="Times New Roman"/>
      <w:color w:val="000000" w:themeColor="text1"/>
      <w:sz w:val="20"/>
      <w:szCs w:val="20"/>
      <w14:ligatures w14:val="standard"/>
    </w:rPr>
  </w:style>
  <w:style w:type="character" w:styleId="EndnoteReference">
    <w:name w:val="endnote reference"/>
    <w:basedOn w:val="DefaultParagraphFont"/>
    <w:uiPriority w:val="99"/>
    <w:semiHidden/>
    <w:unhideWhenUsed/>
    <w:rsid w:val="00CD7309"/>
    <w:rPr>
      <w:vertAlign w:val="superscript"/>
    </w:rPr>
  </w:style>
  <w:style w:type="character" w:customStyle="1" w:styleId="inline-comment-marker">
    <w:name w:val="inline-comment-marker"/>
    <w:basedOn w:val="DefaultParagraphFont"/>
    <w:rsid w:val="006A6D69"/>
  </w:style>
  <w:style w:type="character" w:styleId="Strong">
    <w:name w:val="Strong"/>
    <w:aliases w:val="5. pealkiri"/>
    <w:basedOn w:val="DefaultParagraphFont"/>
    <w:uiPriority w:val="22"/>
    <w:qFormat/>
    <w:rsid w:val="00D247ED"/>
    <w:rPr>
      <w:rFonts w:ascii="Calibri" w:hAnsi="Calibri"/>
      <w:b/>
      <w:bCs/>
      <w:sz w:val="18"/>
    </w:rPr>
  </w:style>
  <w:style w:type="character" w:customStyle="1" w:styleId="numhead-number">
    <w:name w:val="numhead-number"/>
    <w:basedOn w:val="DefaultParagraphFont"/>
    <w:rsid w:val="00110827"/>
  </w:style>
  <w:style w:type="paragraph" w:customStyle="1" w:styleId="TabelKadri">
    <w:name w:val="Tabel Kadri"/>
    <w:basedOn w:val="Normal"/>
    <w:link w:val="TabelKadriChar"/>
    <w:qFormat/>
    <w:rsid w:val="00EB06E3"/>
  </w:style>
  <w:style w:type="paragraph" w:styleId="NormalWeb">
    <w:name w:val="Normal (Web)"/>
    <w:basedOn w:val="Normal"/>
    <w:uiPriority w:val="99"/>
    <w:unhideWhenUsed/>
    <w:rsid w:val="00147DC2"/>
    <w:pPr>
      <w:tabs>
        <w:tab w:val="clear" w:pos="720"/>
      </w:tabs>
      <w:suppressAutoHyphens w:val="0"/>
      <w:spacing w:before="100" w:beforeAutospacing="1" w:after="100" w:afterAutospacing="1"/>
    </w:pPr>
    <w:rPr>
      <w:rFonts w:ascii="Times New Roman" w:eastAsiaTheme="minorEastAsia" w:hAnsi="Times New Roman"/>
      <w:color w:val="auto"/>
      <w:sz w:val="24"/>
      <w:lang w:val="et-EE" w:eastAsia="et-EE" w:bidi="ar-SA"/>
      <w14:ligatures w14:val="none"/>
    </w:rPr>
  </w:style>
  <w:style w:type="character" w:customStyle="1" w:styleId="TabelKadriChar">
    <w:name w:val="Tabel Kadri Char"/>
    <w:basedOn w:val="DefaultParagraphFont"/>
    <w:link w:val="TabelKadri"/>
    <w:rsid w:val="00EB06E3"/>
    <w:rPr>
      <w:rFonts w:ascii="Calibri" w:eastAsia="Times New Roman" w:hAnsi="Calibri" w:cs="Times New Roman"/>
      <w:color w:val="000000" w:themeColor="text1"/>
      <w:szCs w:val="24"/>
      <w14:ligatures w14:val="standard"/>
    </w:rPr>
  </w:style>
  <w:style w:type="paragraph" w:customStyle="1" w:styleId="DecreeBody">
    <w:name w:val="Decree Body"/>
    <w:basedOn w:val="Normal"/>
    <w:rsid w:val="00F87F9F"/>
    <w:pPr>
      <w:numPr>
        <w:numId w:val="3"/>
      </w:numPr>
    </w:pPr>
  </w:style>
  <w:style w:type="character" w:customStyle="1" w:styleId="nolink">
    <w:name w:val="nolink"/>
    <w:basedOn w:val="DefaultParagraphFont"/>
    <w:rsid w:val="00F35792"/>
  </w:style>
  <w:style w:type="paragraph" w:styleId="Bibliography">
    <w:name w:val="Bibliography"/>
    <w:basedOn w:val="Normal"/>
    <w:next w:val="Normal"/>
    <w:uiPriority w:val="37"/>
    <w:unhideWhenUsed/>
    <w:rsid w:val="00F46D8A"/>
  </w:style>
  <w:style w:type="character" w:customStyle="1" w:styleId="confluence-link">
    <w:name w:val="confluence-link"/>
    <w:basedOn w:val="DefaultParagraphFont"/>
    <w:rsid w:val="002446D9"/>
  </w:style>
  <w:style w:type="character" w:customStyle="1" w:styleId="uusjage">
    <w:name w:val="uusjage"/>
    <w:basedOn w:val="DefaultParagraphFont"/>
    <w:rsid w:val="00D375C6"/>
  </w:style>
  <w:style w:type="paragraph" w:styleId="TOC4">
    <w:name w:val="toc 4"/>
    <w:basedOn w:val="Normal"/>
    <w:next w:val="Normal"/>
    <w:autoRedefine/>
    <w:uiPriority w:val="39"/>
    <w:unhideWhenUsed/>
    <w:rsid w:val="00EE7F65"/>
    <w:pPr>
      <w:tabs>
        <w:tab w:val="clear" w:pos="720"/>
      </w:tabs>
      <w:suppressAutoHyphens w:val="0"/>
      <w:spacing w:after="100" w:line="259" w:lineRule="auto"/>
      <w:ind w:left="660"/>
    </w:pPr>
    <w:rPr>
      <w:rFonts w:asciiTheme="minorHAnsi" w:eastAsiaTheme="minorEastAsia" w:hAnsiTheme="minorHAnsi" w:cstheme="minorBidi"/>
      <w:color w:val="auto"/>
      <w:szCs w:val="22"/>
      <w:lang w:val="et-EE" w:eastAsia="et-EE" w:bidi="ar-SA"/>
      <w14:ligatures w14:val="none"/>
    </w:rPr>
  </w:style>
  <w:style w:type="paragraph" w:styleId="BodyText">
    <w:name w:val="Body Text"/>
    <w:basedOn w:val="Normal"/>
    <w:link w:val="BodyTextChar1"/>
    <w:uiPriority w:val="99"/>
    <w:semiHidden/>
    <w:unhideWhenUsed/>
    <w:rsid w:val="00DC6792"/>
    <w:pPr>
      <w:spacing w:after="120"/>
    </w:pPr>
  </w:style>
  <w:style w:type="character" w:customStyle="1" w:styleId="BodyTextChar1">
    <w:name w:val="Body Text Char1"/>
    <w:basedOn w:val="DefaultParagraphFont"/>
    <w:link w:val="BodyText"/>
    <w:uiPriority w:val="99"/>
    <w:semiHidden/>
    <w:rsid w:val="00DC6792"/>
    <w:rPr>
      <w:rFonts w:ascii="Calibri" w:eastAsia="Times New Roman" w:hAnsi="Calibri" w:cs="Times New Roman"/>
      <w:color w:val="000000" w:themeColor="text1"/>
      <w:szCs w:val="24"/>
      <w14:ligatures w14:val="standard"/>
    </w:rPr>
  </w:style>
  <w:style w:type="paragraph" w:styleId="BodyText2">
    <w:name w:val="Body Text 2"/>
    <w:basedOn w:val="Normal"/>
    <w:link w:val="BodyText2Char"/>
    <w:uiPriority w:val="99"/>
    <w:semiHidden/>
    <w:unhideWhenUsed/>
    <w:rsid w:val="00DC6792"/>
    <w:pPr>
      <w:spacing w:after="120" w:line="480" w:lineRule="auto"/>
    </w:pPr>
  </w:style>
  <w:style w:type="character" w:customStyle="1" w:styleId="BodyText2Char">
    <w:name w:val="Body Text 2 Char"/>
    <w:basedOn w:val="DefaultParagraphFont"/>
    <w:link w:val="BodyText2"/>
    <w:uiPriority w:val="99"/>
    <w:semiHidden/>
    <w:rsid w:val="00DC6792"/>
    <w:rPr>
      <w:rFonts w:ascii="Calibri" w:eastAsia="Times New Roman" w:hAnsi="Calibri" w:cs="Times New Roman"/>
      <w:color w:val="000000" w:themeColor="text1"/>
      <w:szCs w:val="24"/>
      <w14:ligatures w14:val="standard"/>
    </w:rPr>
  </w:style>
  <w:style w:type="paragraph" w:styleId="BodyTextIndent">
    <w:name w:val="Body Text Indent"/>
    <w:basedOn w:val="Normal"/>
    <w:link w:val="BodyTextIndentChar"/>
    <w:uiPriority w:val="99"/>
    <w:semiHidden/>
    <w:unhideWhenUsed/>
    <w:rsid w:val="00DC6792"/>
    <w:pPr>
      <w:spacing w:after="120"/>
      <w:ind w:left="283"/>
    </w:pPr>
  </w:style>
  <w:style w:type="character" w:customStyle="1" w:styleId="BodyTextIndentChar">
    <w:name w:val="Body Text Indent Char"/>
    <w:basedOn w:val="DefaultParagraphFont"/>
    <w:link w:val="BodyTextIndent"/>
    <w:uiPriority w:val="99"/>
    <w:semiHidden/>
    <w:rsid w:val="00DC6792"/>
    <w:rPr>
      <w:rFonts w:ascii="Calibri" w:eastAsia="Times New Roman" w:hAnsi="Calibri" w:cs="Times New Roman"/>
      <w:color w:val="000000" w:themeColor="text1"/>
      <w:szCs w:val="24"/>
      <w14:ligatures w14:val="standard"/>
    </w:rPr>
  </w:style>
  <w:style w:type="paragraph" w:styleId="TOC5">
    <w:name w:val="toc 5"/>
    <w:basedOn w:val="Normal"/>
    <w:next w:val="Normal"/>
    <w:autoRedefine/>
    <w:uiPriority w:val="39"/>
    <w:unhideWhenUsed/>
    <w:rsid w:val="00EE7F65"/>
    <w:pPr>
      <w:tabs>
        <w:tab w:val="clear" w:pos="720"/>
      </w:tabs>
      <w:suppressAutoHyphens w:val="0"/>
      <w:spacing w:after="100" w:line="259" w:lineRule="auto"/>
      <w:ind w:left="880"/>
    </w:pPr>
    <w:rPr>
      <w:rFonts w:asciiTheme="minorHAnsi" w:eastAsiaTheme="minorEastAsia" w:hAnsiTheme="minorHAnsi" w:cstheme="minorBidi"/>
      <w:color w:val="auto"/>
      <w:szCs w:val="22"/>
      <w:lang w:val="et-EE" w:eastAsia="et-EE" w:bidi="ar-SA"/>
      <w14:ligatures w14:val="none"/>
    </w:rPr>
  </w:style>
  <w:style w:type="paragraph" w:styleId="TOC6">
    <w:name w:val="toc 6"/>
    <w:basedOn w:val="Normal"/>
    <w:next w:val="Normal"/>
    <w:autoRedefine/>
    <w:uiPriority w:val="39"/>
    <w:unhideWhenUsed/>
    <w:rsid w:val="00EE7F65"/>
    <w:pPr>
      <w:tabs>
        <w:tab w:val="clear" w:pos="720"/>
      </w:tabs>
      <w:suppressAutoHyphens w:val="0"/>
      <w:spacing w:after="100" w:line="259" w:lineRule="auto"/>
      <w:ind w:left="1100"/>
    </w:pPr>
    <w:rPr>
      <w:rFonts w:asciiTheme="minorHAnsi" w:eastAsiaTheme="minorEastAsia" w:hAnsiTheme="minorHAnsi" w:cstheme="minorBidi"/>
      <w:color w:val="auto"/>
      <w:szCs w:val="22"/>
      <w:lang w:val="et-EE" w:eastAsia="et-EE" w:bidi="ar-SA"/>
      <w14:ligatures w14:val="none"/>
    </w:rPr>
  </w:style>
  <w:style w:type="paragraph" w:styleId="TOC7">
    <w:name w:val="toc 7"/>
    <w:basedOn w:val="Normal"/>
    <w:next w:val="Normal"/>
    <w:autoRedefine/>
    <w:uiPriority w:val="39"/>
    <w:unhideWhenUsed/>
    <w:rsid w:val="00EE7F65"/>
    <w:pPr>
      <w:tabs>
        <w:tab w:val="clear" w:pos="720"/>
      </w:tabs>
      <w:suppressAutoHyphens w:val="0"/>
      <w:spacing w:after="100" w:line="259" w:lineRule="auto"/>
      <w:ind w:left="1320"/>
    </w:pPr>
    <w:rPr>
      <w:rFonts w:asciiTheme="minorHAnsi" w:eastAsiaTheme="minorEastAsia" w:hAnsiTheme="minorHAnsi" w:cstheme="minorBidi"/>
      <w:color w:val="auto"/>
      <w:szCs w:val="22"/>
      <w:lang w:val="et-EE" w:eastAsia="et-EE" w:bidi="ar-SA"/>
      <w14:ligatures w14:val="none"/>
    </w:rPr>
  </w:style>
  <w:style w:type="paragraph" w:styleId="TOC8">
    <w:name w:val="toc 8"/>
    <w:basedOn w:val="Normal"/>
    <w:next w:val="Normal"/>
    <w:autoRedefine/>
    <w:uiPriority w:val="39"/>
    <w:unhideWhenUsed/>
    <w:rsid w:val="00EE7F65"/>
    <w:pPr>
      <w:tabs>
        <w:tab w:val="clear" w:pos="720"/>
      </w:tabs>
      <w:suppressAutoHyphens w:val="0"/>
      <w:spacing w:after="100" w:line="259" w:lineRule="auto"/>
      <w:ind w:left="1540"/>
    </w:pPr>
    <w:rPr>
      <w:rFonts w:asciiTheme="minorHAnsi" w:eastAsiaTheme="minorEastAsia" w:hAnsiTheme="minorHAnsi" w:cstheme="minorBidi"/>
      <w:color w:val="auto"/>
      <w:szCs w:val="22"/>
      <w:lang w:val="et-EE" w:eastAsia="et-EE" w:bidi="ar-SA"/>
      <w14:ligatures w14:val="none"/>
    </w:rPr>
  </w:style>
  <w:style w:type="paragraph" w:styleId="TOC9">
    <w:name w:val="toc 9"/>
    <w:basedOn w:val="Normal"/>
    <w:next w:val="Normal"/>
    <w:autoRedefine/>
    <w:uiPriority w:val="39"/>
    <w:unhideWhenUsed/>
    <w:rsid w:val="00EE7F65"/>
    <w:pPr>
      <w:tabs>
        <w:tab w:val="clear" w:pos="720"/>
      </w:tabs>
      <w:suppressAutoHyphens w:val="0"/>
      <w:spacing w:after="100" w:line="259" w:lineRule="auto"/>
      <w:ind w:left="1760"/>
    </w:pPr>
    <w:rPr>
      <w:rFonts w:asciiTheme="minorHAnsi" w:eastAsiaTheme="minorEastAsia" w:hAnsiTheme="minorHAnsi" w:cstheme="minorBidi"/>
      <w:color w:val="auto"/>
      <w:szCs w:val="22"/>
      <w:lang w:val="et-EE" w:eastAsia="et-EE" w:bidi="ar-SA"/>
      <w14:ligatures w14:val="none"/>
    </w:rPr>
  </w:style>
  <w:style w:type="paragraph" w:customStyle="1" w:styleId="msonormal0">
    <w:name w:val="msonormal"/>
    <w:basedOn w:val="Normal"/>
    <w:rsid w:val="0054469E"/>
    <w:pPr>
      <w:tabs>
        <w:tab w:val="clear" w:pos="720"/>
      </w:tabs>
      <w:suppressAutoHyphens w:val="0"/>
      <w:spacing w:before="100" w:beforeAutospacing="1" w:after="100" w:afterAutospacing="1"/>
    </w:pPr>
    <w:rPr>
      <w:rFonts w:ascii="Times New Roman" w:eastAsiaTheme="minorEastAsia" w:hAnsi="Times New Roman"/>
      <w:color w:val="auto"/>
      <w:sz w:val="24"/>
      <w:lang w:val="et-EE" w:eastAsia="et-EE" w:bidi="ar-SA"/>
      <w14:ligatures w14:val="none"/>
    </w:rPr>
  </w:style>
  <w:style w:type="character" w:customStyle="1" w:styleId="confluence-embedded-file-wrapper">
    <w:name w:val="confluence-embedded-file-wrapper"/>
    <w:basedOn w:val="DefaultParagraphFont"/>
    <w:rsid w:val="0054469E"/>
  </w:style>
  <w:style w:type="paragraph" w:customStyle="1" w:styleId="bodytext1">
    <w:name w:val="bodytext1"/>
    <w:basedOn w:val="Normal"/>
    <w:rsid w:val="0054469E"/>
    <w:pPr>
      <w:tabs>
        <w:tab w:val="clear" w:pos="720"/>
      </w:tabs>
      <w:suppressAutoHyphens w:val="0"/>
      <w:spacing w:before="100" w:beforeAutospacing="1" w:after="100" w:afterAutospacing="1"/>
    </w:pPr>
    <w:rPr>
      <w:rFonts w:ascii="Times New Roman" w:eastAsiaTheme="minorEastAsia" w:hAnsi="Times New Roman"/>
      <w:color w:val="auto"/>
      <w:sz w:val="24"/>
      <w:lang w:val="et-EE" w:eastAsia="et-EE" w:bidi="ar-SA"/>
      <w14:ligatures w14:val="none"/>
    </w:rPr>
  </w:style>
  <w:style w:type="paragraph" w:styleId="HTMLPreformatted">
    <w:name w:val="HTML Preformatted"/>
    <w:basedOn w:val="Normal"/>
    <w:link w:val="HTMLPreformattedChar"/>
    <w:uiPriority w:val="99"/>
    <w:unhideWhenUsed/>
    <w:rsid w:val="0054469E"/>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heme="minorEastAsia" w:hAnsi="Courier New" w:cs="Courier New"/>
      <w:color w:val="auto"/>
      <w:sz w:val="20"/>
      <w:szCs w:val="20"/>
      <w:lang w:val="et-EE" w:eastAsia="et-EE" w:bidi="ar-SA"/>
      <w14:ligatures w14:val="none"/>
    </w:rPr>
  </w:style>
  <w:style w:type="character" w:customStyle="1" w:styleId="HTMLPreformattedChar">
    <w:name w:val="HTML Preformatted Char"/>
    <w:basedOn w:val="DefaultParagraphFont"/>
    <w:link w:val="HTMLPreformatted"/>
    <w:uiPriority w:val="99"/>
    <w:rsid w:val="0054469E"/>
    <w:rPr>
      <w:rFonts w:ascii="Courier New" w:hAnsi="Courier New" w:cs="Courier New"/>
      <w:sz w:val="20"/>
      <w:szCs w:val="20"/>
      <w:lang w:val="et-EE" w:eastAsia="et-EE" w:bidi="ar-SA"/>
    </w:rPr>
  </w:style>
  <w:style w:type="character" w:customStyle="1" w:styleId="Heading4Char">
    <w:name w:val="Heading 4 Char"/>
    <w:basedOn w:val="DefaultParagraphFont"/>
    <w:link w:val="Heading4"/>
    <w:uiPriority w:val="9"/>
    <w:rsid w:val="00904F3B"/>
    <w:rPr>
      <w:rFonts w:ascii="Calibri" w:eastAsia="Times New Roman" w:hAnsi="Calibri" w:cs="Arial"/>
      <w:b/>
      <w:bCs/>
      <w:color w:val="000000" w:themeColor="text1"/>
      <w:sz w:val="20"/>
      <w:szCs w:val="24"/>
      <w14:ligatures w14:val="standard"/>
    </w:rPr>
  </w:style>
  <w:style w:type="paragraph" w:customStyle="1" w:styleId="p1">
    <w:name w:val="p1"/>
    <w:basedOn w:val="Normal"/>
    <w:rsid w:val="0054469E"/>
    <w:pPr>
      <w:tabs>
        <w:tab w:val="clear" w:pos="720"/>
      </w:tabs>
      <w:suppressAutoHyphens w:val="0"/>
      <w:spacing w:before="100" w:beforeAutospacing="1" w:after="100" w:afterAutospacing="1"/>
    </w:pPr>
    <w:rPr>
      <w:rFonts w:ascii="Times New Roman" w:eastAsiaTheme="minorEastAsia" w:hAnsi="Times New Roman"/>
      <w:color w:val="auto"/>
      <w:sz w:val="24"/>
      <w:lang w:val="et-EE" w:eastAsia="et-EE" w:bidi="ar-SA"/>
      <w14:ligatures w14:val="none"/>
    </w:rPr>
  </w:style>
  <w:style w:type="character" w:customStyle="1" w:styleId="s1">
    <w:name w:val="s1"/>
    <w:basedOn w:val="DefaultParagraphFont"/>
    <w:rsid w:val="0054469E"/>
  </w:style>
  <w:style w:type="paragraph" w:customStyle="1" w:styleId="mcetaggedbr">
    <w:name w:val="_mce_tagged_br"/>
    <w:basedOn w:val="Normal"/>
    <w:rsid w:val="0054469E"/>
    <w:pPr>
      <w:tabs>
        <w:tab w:val="clear" w:pos="720"/>
      </w:tabs>
      <w:suppressAutoHyphens w:val="0"/>
      <w:spacing w:before="100" w:beforeAutospacing="1" w:after="100" w:afterAutospacing="1"/>
    </w:pPr>
    <w:rPr>
      <w:rFonts w:ascii="Times New Roman" w:eastAsiaTheme="minorEastAsia" w:hAnsi="Times New Roman"/>
      <w:color w:val="auto"/>
      <w:sz w:val="24"/>
      <w:lang w:val="et-EE" w:eastAsia="et-EE" w:bidi="ar-SA"/>
      <w14:ligatures w14:val="none"/>
    </w:rPr>
  </w:style>
  <w:style w:type="character" w:customStyle="1" w:styleId="apple-tab-span">
    <w:name w:val="apple-tab-span"/>
    <w:basedOn w:val="DefaultParagraphFont"/>
    <w:rsid w:val="0054469E"/>
  </w:style>
  <w:style w:type="character" w:customStyle="1" w:styleId="confluence-anchor-link">
    <w:name w:val="confluence-anchor-link"/>
    <w:basedOn w:val="DefaultParagraphFont"/>
    <w:rsid w:val="0054469E"/>
  </w:style>
  <w:style w:type="table" w:styleId="TableGrid">
    <w:name w:val="Table Grid"/>
    <w:basedOn w:val="TableNormal"/>
    <w:uiPriority w:val="59"/>
    <w:rsid w:val="00920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46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1982">
      <w:bodyDiv w:val="1"/>
      <w:marLeft w:val="0"/>
      <w:marRight w:val="0"/>
      <w:marTop w:val="0"/>
      <w:marBottom w:val="0"/>
      <w:divBdr>
        <w:top w:val="none" w:sz="0" w:space="0" w:color="auto"/>
        <w:left w:val="none" w:sz="0" w:space="0" w:color="auto"/>
        <w:bottom w:val="none" w:sz="0" w:space="0" w:color="auto"/>
        <w:right w:val="none" w:sz="0" w:space="0" w:color="auto"/>
      </w:divBdr>
    </w:div>
    <w:div w:id="113452328">
      <w:bodyDiv w:val="1"/>
      <w:marLeft w:val="0"/>
      <w:marRight w:val="0"/>
      <w:marTop w:val="0"/>
      <w:marBottom w:val="0"/>
      <w:divBdr>
        <w:top w:val="none" w:sz="0" w:space="0" w:color="auto"/>
        <w:left w:val="none" w:sz="0" w:space="0" w:color="auto"/>
        <w:bottom w:val="none" w:sz="0" w:space="0" w:color="auto"/>
        <w:right w:val="none" w:sz="0" w:space="0" w:color="auto"/>
      </w:divBdr>
    </w:div>
    <w:div w:id="145557896">
      <w:bodyDiv w:val="1"/>
      <w:marLeft w:val="0"/>
      <w:marRight w:val="0"/>
      <w:marTop w:val="0"/>
      <w:marBottom w:val="0"/>
      <w:divBdr>
        <w:top w:val="none" w:sz="0" w:space="0" w:color="auto"/>
        <w:left w:val="none" w:sz="0" w:space="0" w:color="auto"/>
        <w:bottom w:val="none" w:sz="0" w:space="0" w:color="auto"/>
        <w:right w:val="none" w:sz="0" w:space="0" w:color="auto"/>
      </w:divBdr>
    </w:div>
    <w:div w:id="347560659">
      <w:bodyDiv w:val="1"/>
      <w:marLeft w:val="0"/>
      <w:marRight w:val="0"/>
      <w:marTop w:val="0"/>
      <w:marBottom w:val="0"/>
      <w:divBdr>
        <w:top w:val="none" w:sz="0" w:space="0" w:color="auto"/>
        <w:left w:val="none" w:sz="0" w:space="0" w:color="auto"/>
        <w:bottom w:val="none" w:sz="0" w:space="0" w:color="auto"/>
        <w:right w:val="none" w:sz="0" w:space="0" w:color="auto"/>
      </w:divBdr>
    </w:div>
    <w:div w:id="725181951">
      <w:bodyDiv w:val="1"/>
      <w:marLeft w:val="0"/>
      <w:marRight w:val="0"/>
      <w:marTop w:val="0"/>
      <w:marBottom w:val="0"/>
      <w:divBdr>
        <w:top w:val="none" w:sz="0" w:space="0" w:color="auto"/>
        <w:left w:val="none" w:sz="0" w:space="0" w:color="auto"/>
        <w:bottom w:val="none" w:sz="0" w:space="0" w:color="auto"/>
        <w:right w:val="none" w:sz="0" w:space="0" w:color="auto"/>
      </w:divBdr>
    </w:div>
    <w:div w:id="831414621">
      <w:bodyDiv w:val="1"/>
      <w:marLeft w:val="0"/>
      <w:marRight w:val="0"/>
      <w:marTop w:val="0"/>
      <w:marBottom w:val="0"/>
      <w:divBdr>
        <w:top w:val="none" w:sz="0" w:space="0" w:color="auto"/>
        <w:left w:val="none" w:sz="0" w:space="0" w:color="auto"/>
        <w:bottom w:val="none" w:sz="0" w:space="0" w:color="auto"/>
        <w:right w:val="none" w:sz="0" w:space="0" w:color="auto"/>
      </w:divBdr>
    </w:div>
    <w:div w:id="876504274">
      <w:bodyDiv w:val="1"/>
      <w:marLeft w:val="0"/>
      <w:marRight w:val="0"/>
      <w:marTop w:val="0"/>
      <w:marBottom w:val="0"/>
      <w:divBdr>
        <w:top w:val="none" w:sz="0" w:space="0" w:color="auto"/>
        <w:left w:val="none" w:sz="0" w:space="0" w:color="auto"/>
        <w:bottom w:val="none" w:sz="0" w:space="0" w:color="auto"/>
        <w:right w:val="none" w:sz="0" w:space="0" w:color="auto"/>
      </w:divBdr>
    </w:div>
    <w:div w:id="884828658">
      <w:bodyDiv w:val="1"/>
      <w:marLeft w:val="0"/>
      <w:marRight w:val="0"/>
      <w:marTop w:val="0"/>
      <w:marBottom w:val="0"/>
      <w:divBdr>
        <w:top w:val="none" w:sz="0" w:space="0" w:color="auto"/>
        <w:left w:val="none" w:sz="0" w:space="0" w:color="auto"/>
        <w:bottom w:val="none" w:sz="0" w:space="0" w:color="auto"/>
        <w:right w:val="none" w:sz="0" w:space="0" w:color="auto"/>
      </w:divBdr>
    </w:div>
    <w:div w:id="938684612">
      <w:bodyDiv w:val="1"/>
      <w:marLeft w:val="0"/>
      <w:marRight w:val="0"/>
      <w:marTop w:val="0"/>
      <w:marBottom w:val="0"/>
      <w:divBdr>
        <w:top w:val="none" w:sz="0" w:space="0" w:color="auto"/>
        <w:left w:val="none" w:sz="0" w:space="0" w:color="auto"/>
        <w:bottom w:val="none" w:sz="0" w:space="0" w:color="auto"/>
        <w:right w:val="none" w:sz="0" w:space="0" w:color="auto"/>
      </w:divBdr>
    </w:div>
    <w:div w:id="1058013973">
      <w:bodyDiv w:val="1"/>
      <w:marLeft w:val="0"/>
      <w:marRight w:val="0"/>
      <w:marTop w:val="0"/>
      <w:marBottom w:val="0"/>
      <w:divBdr>
        <w:top w:val="none" w:sz="0" w:space="0" w:color="auto"/>
        <w:left w:val="none" w:sz="0" w:space="0" w:color="auto"/>
        <w:bottom w:val="none" w:sz="0" w:space="0" w:color="auto"/>
        <w:right w:val="none" w:sz="0" w:space="0" w:color="auto"/>
      </w:divBdr>
    </w:div>
    <w:div w:id="1121923731">
      <w:bodyDiv w:val="1"/>
      <w:marLeft w:val="0"/>
      <w:marRight w:val="0"/>
      <w:marTop w:val="0"/>
      <w:marBottom w:val="0"/>
      <w:divBdr>
        <w:top w:val="none" w:sz="0" w:space="0" w:color="auto"/>
        <w:left w:val="none" w:sz="0" w:space="0" w:color="auto"/>
        <w:bottom w:val="none" w:sz="0" w:space="0" w:color="auto"/>
        <w:right w:val="none" w:sz="0" w:space="0" w:color="auto"/>
      </w:divBdr>
    </w:div>
    <w:div w:id="1157957269">
      <w:bodyDiv w:val="1"/>
      <w:marLeft w:val="0"/>
      <w:marRight w:val="0"/>
      <w:marTop w:val="0"/>
      <w:marBottom w:val="0"/>
      <w:divBdr>
        <w:top w:val="none" w:sz="0" w:space="0" w:color="auto"/>
        <w:left w:val="none" w:sz="0" w:space="0" w:color="auto"/>
        <w:bottom w:val="none" w:sz="0" w:space="0" w:color="auto"/>
        <w:right w:val="none" w:sz="0" w:space="0" w:color="auto"/>
      </w:divBdr>
    </w:div>
    <w:div w:id="1269580231">
      <w:bodyDiv w:val="1"/>
      <w:marLeft w:val="0"/>
      <w:marRight w:val="0"/>
      <w:marTop w:val="0"/>
      <w:marBottom w:val="0"/>
      <w:divBdr>
        <w:top w:val="none" w:sz="0" w:space="0" w:color="auto"/>
        <w:left w:val="none" w:sz="0" w:space="0" w:color="auto"/>
        <w:bottom w:val="none" w:sz="0" w:space="0" w:color="auto"/>
        <w:right w:val="none" w:sz="0" w:space="0" w:color="auto"/>
      </w:divBdr>
    </w:div>
    <w:div w:id="1323777251">
      <w:bodyDiv w:val="1"/>
      <w:marLeft w:val="0"/>
      <w:marRight w:val="0"/>
      <w:marTop w:val="0"/>
      <w:marBottom w:val="0"/>
      <w:divBdr>
        <w:top w:val="none" w:sz="0" w:space="0" w:color="auto"/>
        <w:left w:val="none" w:sz="0" w:space="0" w:color="auto"/>
        <w:bottom w:val="none" w:sz="0" w:space="0" w:color="auto"/>
        <w:right w:val="none" w:sz="0" w:space="0" w:color="auto"/>
      </w:divBdr>
    </w:div>
    <w:div w:id="1376392264">
      <w:bodyDiv w:val="1"/>
      <w:marLeft w:val="0"/>
      <w:marRight w:val="0"/>
      <w:marTop w:val="0"/>
      <w:marBottom w:val="0"/>
      <w:divBdr>
        <w:top w:val="none" w:sz="0" w:space="0" w:color="auto"/>
        <w:left w:val="none" w:sz="0" w:space="0" w:color="auto"/>
        <w:bottom w:val="none" w:sz="0" w:space="0" w:color="auto"/>
        <w:right w:val="none" w:sz="0" w:space="0" w:color="auto"/>
      </w:divBdr>
    </w:div>
    <w:div w:id="1636831896">
      <w:bodyDiv w:val="1"/>
      <w:marLeft w:val="0"/>
      <w:marRight w:val="0"/>
      <w:marTop w:val="0"/>
      <w:marBottom w:val="0"/>
      <w:divBdr>
        <w:top w:val="none" w:sz="0" w:space="0" w:color="auto"/>
        <w:left w:val="none" w:sz="0" w:space="0" w:color="auto"/>
        <w:bottom w:val="none" w:sz="0" w:space="0" w:color="auto"/>
        <w:right w:val="none" w:sz="0" w:space="0" w:color="auto"/>
      </w:divBdr>
    </w:div>
    <w:div w:id="1838958299">
      <w:bodyDiv w:val="1"/>
      <w:marLeft w:val="0"/>
      <w:marRight w:val="0"/>
      <w:marTop w:val="0"/>
      <w:marBottom w:val="0"/>
      <w:divBdr>
        <w:top w:val="none" w:sz="0" w:space="0" w:color="auto"/>
        <w:left w:val="none" w:sz="0" w:space="0" w:color="auto"/>
        <w:bottom w:val="none" w:sz="0" w:space="0" w:color="auto"/>
        <w:right w:val="none" w:sz="0" w:space="0" w:color="auto"/>
      </w:divBdr>
    </w:div>
    <w:div w:id="1906840287">
      <w:bodyDiv w:val="1"/>
      <w:marLeft w:val="0"/>
      <w:marRight w:val="0"/>
      <w:marTop w:val="0"/>
      <w:marBottom w:val="0"/>
      <w:divBdr>
        <w:top w:val="none" w:sz="0" w:space="0" w:color="auto"/>
        <w:left w:val="none" w:sz="0" w:space="0" w:color="auto"/>
        <w:bottom w:val="none" w:sz="0" w:space="0" w:color="auto"/>
        <w:right w:val="none" w:sz="0" w:space="0" w:color="auto"/>
      </w:divBdr>
    </w:div>
    <w:div w:id="1969972929">
      <w:bodyDiv w:val="1"/>
      <w:marLeft w:val="0"/>
      <w:marRight w:val="0"/>
      <w:marTop w:val="0"/>
      <w:marBottom w:val="0"/>
      <w:divBdr>
        <w:top w:val="none" w:sz="0" w:space="0" w:color="auto"/>
        <w:left w:val="none" w:sz="0" w:space="0" w:color="auto"/>
        <w:bottom w:val="none" w:sz="0" w:space="0" w:color="auto"/>
        <w:right w:val="none" w:sz="0" w:space="0" w:color="auto"/>
      </w:divBdr>
    </w:div>
    <w:div w:id="1971470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upport@allekirjoitus.f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upport@allekirjoitus.fi"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allekirjoitus.fi"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dri.karnau\Downloads\muu%20asjaajamiseks\blanketid\Memo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b:Source>
    <b:Tag>1</b:Tag>
    <b:SourceType>InternetSite</b:SourceType>
    <b:Guid>{A58ED21E-62E5-4824-89EC-8B710AA17CB4}</b:Guid>
    <b:Title>EID-SK Certification Practice Statement, published:</b:Title>
    <b:Author>
      <b:Author>
        <b:NameList>
          <b:Person>
            <b:Last>AS</b:Last>
            <b:First>SK</b:First>
            <b:Middle>ID Solutions</b:Middle>
          </b:Person>
        </b:NameList>
      </b:Author>
    </b:Author>
    <b:URL>https://sk.ee/en/repository/CPS/;</b:URL>
    <b:RefOrder>2</b:RefOrder>
  </b:Source>
  <b:Source xmlns:b="http://schemas.openxmlformats.org/officeDocument/2006/bibliography">
    <b:Tag>SKI</b:Tag>
    <b:SourceType>Book</b:SourceType>
    <b:Guid>{8499D769-D14E-417F-8BC2-3F60F7D93F33}</b:Guid>
    <b:Author>
      <b:Author>
        <b:NameList>
          <b:Person>
            <b:Last>AS</b:Last>
            <b:First>SK</b:First>
            <b:Middle>ID Solutions</b:Middle>
          </b:Person>
        </b:NameList>
      </b:Author>
    </b:Author>
    <b:Title>https://sk.ee/en/repository/CPS/</b:Title>
    <b:Publisher>EID-SK Certification Practice Statement</b:Publisher>
    <b:RefOrder>3</b:RefOrder>
  </b:Source>
  <b:Source>
    <b:Tag>Jaa1</b:Tag>
    <b:SourceType>InternetSite</b:SourceType>
    <b:Guid>{ED010ABB-A51B-43A1-B82A-219DA5EAEB5A}</b:Guid>
    <b:Author>
      <b:Author>
        <b:NameList>
          <b:Person>
            <b:Last>AS</b:Last>
            <b:First>SK</b:First>
            <b:Middle>ID Solutions</b:Middle>
          </b:Person>
        </b:NameList>
      </b:Author>
    </b:Author>
    <b:Title>EID-SK Certification Practice Statement, published:</b:Title>
    <b:URL>https://sk.ee/en/repository/CPS/</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DC415DEDBD5F534EB8A16FDB4093B56A" ma:contentTypeVersion="0" ma:contentTypeDescription="Loo uus dokument" ma:contentTypeScope="" ma:versionID="40bc053593e08f7174e1088a9a2236f2">
  <xsd:schema xmlns:xsd="http://www.w3.org/2001/XMLSchema" xmlns:xs="http://www.w3.org/2001/XMLSchema" xmlns:p="http://schemas.microsoft.com/office/2006/metadata/properties" targetNamespace="http://schemas.microsoft.com/office/2006/metadata/properties" ma:root="true" ma:fieldsID="7521c1741827c55cec822033986fcbc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EC768E-4AB4-4211-9078-327400EA3139}">
  <ds:schemaRefs>
    <ds:schemaRef ds:uri="http://schemas.microsoft.com/sharepoint/v3/contenttype/forms"/>
  </ds:schemaRefs>
</ds:datastoreItem>
</file>

<file path=customXml/itemProps2.xml><?xml version="1.0" encoding="utf-8"?>
<ds:datastoreItem xmlns:ds="http://schemas.openxmlformats.org/officeDocument/2006/customXml" ds:itemID="{A9B96394-CA49-4942-9311-6DEC1A34C7D4}">
  <ds:schemaRefs>
    <ds:schemaRef ds:uri="http://schemas.openxmlformats.org/officeDocument/2006/bibliography"/>
  </ds:schemaRefs>
</ds:datastoreItem>
</file>

<file path=customXml/itemProps3.xml><?xml version="1.0" encoding="utf-8"?>
<ds:datastoreItem xmlns:ds="http://schemas.openxmlformats.org/officeDocument/2006/customXml" ds:itemID="{29DA6A22-72B3-4906-877A-5B92372CA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8A8563C-DAB2-40F9-9FA7-AD0B9F0CA8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Memo1.dotx</Template>
  <TotalTime>3</TotalTime>
  <Pages>6</Pages>
  <Words>1512</Words>
  <Characters>9151</Characters>
  <Application>Microsoft Office Word</Application>
  <DocSecurity>0</DocSecurity>
  <Lines>240</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Liis Maasik</dc:creator>
  <cp:lastModifiedBy>Egert Väinaste</cp:lastModifiedBy>
  <cp:revision>2</cp:revision>
  <cp:lastPrinted>2025-12-22T10:26:00Z</cp:lastPrinted>
  <dcterms:created xsi:type="dcterms:W3CDTF">2026-01-15T09:34:00Z</dcterms:created>
  <dcterms:modified xsi:type="dcterms:W3CDTF">2026-01-15T09:34:00Z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0x010100DC415DEDBD5F534EB8A16FDB4093B56A</vt:lpwstr>
  </property>
</Properties>
</file>